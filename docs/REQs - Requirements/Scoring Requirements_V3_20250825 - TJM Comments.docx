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AFC56" w14:textId="77777777" w:rsidR="00A85782" w:rsidRDefault="00A85782">
      <w:pPr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Membership Management</w:t>
      </w:r>
    </w:p>
    <w:p w14:paraId="360F57D8" w14:textId="77777777" w:rsidR="00A85782" w:rsidRPr="008B2E4B" w:rsidRDefault="00C77BA9" w:rsidP="00A85782">
      <w:pPr>
        <w:pStyle w:val="ListParagraph"/>
        <w:numPr>
          <w:ilvl w:val="0"/>
          <w:numId w:val="8"/>
        </w:numPr>
        <w:rPr>
          <w:ins w:id="0" w:author="Timothy McGuire" w:date="2025-11-11T14:04:00Z" w16du:dateUtc="2025-11-11T19:04:00Z"/>
          <w:rFonts w:ascii="Tahoma" w:hAnsi="Tahoma" w:cs="Tahoma"/>
          <w:b/>
          <w:sz w:val="24"/>
          <w:szCs w:val="24"/>
          <w:rPrChange w:id="1" w:author="Timothy McGuire" w:date="2025-11-11T14:04:00Z" w16du:dateUtc="2025-11-11T19:04:00Z">
            <w:rPr>
              <w:ins w:id="2" w:author="Timothy McGuire" w:date="2025-11-11T14:04:00Z" w16du:dateUtc="2025-11-11T19:04:00Z"/>
              <w:rFonts w:ascii="Tahoma" w:hAnsi="Tahoma" w:cs="Tahoma"/>
              <w:sz w:val="24"/>
              <w:szCs w:val="24"/>
            </w:rPr>
          </w:rPrChange>
        </w:rPr>
      </w:pPr>
      <w:r>
        <w:rPr>
          <w:rFonts w:ascii="Tahoma" w:hAnsi="Tahoma" w:cs="Tahoma"/>
          <w:sz w:val="24"/>
          <w:szCs w:val="24"/>
        </w:rPr>
        <w:t>Create</w:t>
      </w:r>
      <w:r w:rsidR="00A85782">
        <w:rPr>
          <w:rFonts w:ascii="Tahoma" w:hAnsi="Tahoma" w:cs="Tahoma"/>
          <w:sz w:val="24"/>
          <w:szCs w:val="24"/>
        </w:rPr>
        <w:t xml:space="preserve"> database</w:t>
      </w:r>
      <w:r>
        <w:rPr>
          <w:rFonts w:ascii="Tahoma" w:hAnsi="Tahoma" w:cs="Tahoma"/>
          <w:sz w:val="24"/>
          <w:szCs w:val="24"/>
        </w:rPr>
        <w:t xml:space="preserve"> for DRYA Membership</w:t>
      </w:r>
      <w:r w:rsidR="00A458B1">
        <w:rPr>
          <w:rFonts w:ascii="Tahoma" w:hAnsi="Tahoma" w:cs="Tahoma"/>
          <w:sz w:val="24"/>
          <w:szCs w:val="24"/>
        </w:rPr>
        <w:t xml:space="preserve"> (fields to be determined and based on current database)</w:t>
      </w:r>
    </w:p>
    <w:p w14:paraId="01CC4F7D" w14:textId="1AE5EC09" w:rsidR="008B2E4B" w:rsidRPr="008B2E4B" w:rsidRDefault="008B2E4B" w:rsidP="008B2E4B">
      <w:pPr>
        <w:rPr>
          <w:rFonts w:ascii="Helvetica" w:hAnsi="Helvetica" w:cs="Helvetica"/>
          <w:b/>
          <w:sz w:val="20"/>
          <w:szCs w:val="24"/>
          <w:rPrChange w:id="3" w:author="Timothy McGuire" w:date="2025-11-11T14:04:00Z" w16du:dateUtc="2025-11-11T19:04:00Z">
            <w:rPr/>
          </w:rPrChange>
        </w:rPr>
        <w:pPrChange w:id="4" w:author="Timothy McGuire" w:date="2025-11-11T14:05:00Z" w16du:dateUtc="2025-11-11T19:05:00Z">
          <w:pPr>
            <w:pStyle w:val="ListParagraph"/>
            <w:numPr>
              <w:numId w:val="8"/>
            </w:numPr>
            <w:ind w:hanging="360"/>
          </w:pPr>
        </w:pPrChange>
      </w:pPr>
      <w:ins w:id="5" w:author="Timothy McGuire" w:date="2025-11-11T14:04:00Z" w16du:dateUtc="2025-11-11T19:04:00Z">
        <w:r>
          <w:rPr>
            <w:rFonts w:ascii="Helvetica" w:hAnsi="Helvetica" w:cs="Helvetica"/>
            <w:b/>
            <w:sz w:val="20"/>
            <w:szCs w:val="24"/>
            <w:shd w:val="clear" w:color="auto" w:fill="FFFF00"/>
          </w:rPr>
          <w:t>Note</w:t>
        </w:r>
        <w:r>
          <w:rPr>
            <w:rFonts w:ascii="Helvetica" w:hAnsi="Helvetica" w:cs="Helvetica"/>
            <w:b/>
            <w:sz w:val="20"/>
            <w:szCs w:val="24"/>
            <w:shd w:val="clear" w:color="auto" w:fill="FFFFFF"/>
          </w:rPr>
          <w:t>:</w:t>
        </w:r>
        <w:r>
          <w:rPr>
            <w:rFonts w:ascii="Helvetica" w:hAnsi="Helvetica" w:cs="Helvetica"/>
            <w:sz w:val="20"/>
            <w:szCs w:val="24"/>
            <w:shd w:val="clear" w:color="auto" w:fill="FFFFFF"/>
          </w:rPr>
          <w:t xml:space="preserve"> [</w:t>
        </w:r>
        <w:r>
          <w:rPr>
            <w:rFonts w:ascii="Helvetica" w:hAnsi="Helvetica" w:cs="Helvetica"/>
            <w:b/>
            <w:sz w:val="20"/>
            <w:szCs w:val="24"/>
            <w:shd w:val="clear" w:color="auto" w:fill="FFFFFF"/>
          </w:rPr>
          <w:t>2:04:43 PM</w:t>
        </w:r>
        <w:r>
          <w:rPr>
            <w:rFonts w:ascii="Helvetica" w:hAnsi="Helvetica" w:cs="Helvetica"/>
            <w:sz w:val="20"/>
            <w:szCs w:val="24"/>
            <w:shd w:val="clear" w:color="auto" w:fill="FFFFFF"/>
          </w:rPr>
          <w:t xml:space="preserve"> 11-Nov-2025] </w:t>
        </w:r>
        <w:r>
          <w:rPr>
            <w:rFonts w:ascii="Helvetica" w:hAnsi="Helvetica" w:cs="Helvetica"/>
            <w:b/>
            <w:sz w:val="20"/>
            <w:szCs w:val="24"/>
            <w:shd w:val="clear" w:color="auto" w:fill="FFFFFF"/>
          </w:rPr>
          <w:t xml:space="preserve">Covered by: </w:t>
        </w:r>
        <w:r w:rsidRPr="008B2E4B">
          <w:rPr>
            <w:rFonts w:ascii="Helvetica" w:hAnsi="Helvetica" w:cs="Helvetica"/>
            <w:b/>
            <w:color w:val="0000FF"/>
            <w:sz w:val="20"/>
            <w:szCs w:val="24"/>
            <w:shd w:val="clear" w:color="auto" w:fill="FFFFFF"/>
            <w:rPrChange w:id="6" w:author="Timothy McGuire" w:date="2025-11-11T14:05:00Z" w16du:dateUtc="2025-11-11T19:05:00Z">
              <w:rPr>
                <w:rFonts w:ascii="Helvetica" w:hAnsi="Helvetica" w:cs="Helvetica"/>
                <w:b/>
                <w:sz w:val="20"/>
                <w:szCs w:val="24"/>
                <w:shd w:val="clear" w:color="auto" w:fill="FFFFFF"/>
              </w:rPr>
            </w:rPrChange>
          </w:rPr>
          <w:t xml:space="preserve">CLUB, </w:t>
        </w:r>
      </w:ins>
      <w:ins w:id="7" w:author="Timothy McGuire" w:date="2025-11-11T14:05:00Z" w16du:dateUtc="2025-11-11T19:05:00Z">
        <w:r w:rsidRPr="008B2E4B">
          <w:rPr>
            <w:rFonts w:ascii="Helvetica" w:hAnsi="Helvetica" w:cs="Helvetica"/>
            <w:b/>
            <w:color w:val="0000FF"/>
            <w:sz w:val="20"/>
            <w:szCs w:val="24"/>
            <w:shd w:val="clear" w:color="auto" w:fill="FFFFFF"/>
            <w:rPrChange w:id="8" w:author="Timothy McGuire" w:date="2025-11-11T14:05:00Z" w16du:dateUtc="2025-11-11T19:05:00Z">
              <w:rPr>
                <w:rFonts w:ascii="Helvetica" w:hAnsi="Helvetica" w:cs="Helvetica"/>
                <w:b/>
                <w:sz w:val="20"/>
                <w:szCs w:val="24"/>
                <w:shd w:val="clear" w:color="auto" w:fill="FFFFFF"/>
              </w:rPr>
            </w:rPrChange>
          </w:rPr>
          <w:t>PERSON</w:t>
        </w:r>
      </w:ins>
    </w:p>
    <w:p w14:paraId="05A9C2D4" w14:textId="4701CB5B" w:rsidR="00A458B1" w:rsidRPr="008B2E4B" w:rsidRDefault="00A458B1" w:rsidP="00A85782">
      <w:pPr>
        <w:pStyle w:val="ListParagraph"/>
        <w:numPr>
          <w:ilvl w:val="0"/>
          <w:numId w:val="8"/>
        </w:numPr>
        <w:rPr>
          <w:ins w:id="9" w:author="Timothy McGuire" w:date="2025-11-11T14:05:00Z" w16du:dateUtc="2025-11-11T19:05:00Z"/>
          <w:rFonts w:ascii="Tahoma" w:hAnsi="Tahoma" w:cs="Tahoma"/>
          <w:b/>
          <w:sz w:val="24"/>
          <w:szCs w:val="24"/>
          <w:rPrChange w:id="10" w:author="Timothy McGuire" w:date="2025-11-11T14:05:00Z" w16du:dateUtc="2025-11-11T19:05:00Z">
            <w:rPr>
              <w:ins w:id="11" w:author="Timothy McGuire" w:date="2025-11-11T14:05:00Z" w16du:dateUtc="2025-11-11T19:05:00Z"/>
              <w:rFonts w:ascii="Tahoma" w:hAnsi="Tahoma" w:cs="Tahoma"/>
              <w:sz w:val="24"/>
              <w:szCs w:val="24"/>
            </w:rPr>
          </w:rPrChange>
        </w:rPr>
      </w:pPr>
      <w:r>
        <w:rPr>
          <w:rFonts w:ascii="Tahoma" w:hAnsi="Tahoma" w:cs="Tahoma"/>
          <w:sz w:val="24"/>
          <w:szCs w:val="24"/>
        </w:rPr>
        <w:t>Remember data from previous years in registration and allow for u</w:t>
      </w:r>
      <w:r w:rsidR="006A41E3" w:rsidRPr="00BB73B1">
        <w:rPr>
          <w:rFonts w:ascii="Tahoma" w:hAnsi="Tahoma" w:cs="Tahoma"/>
          <w:sz w:val="24"/>
          <w:szCs w:val="24"/>
        </w:rPr>
        <w:t>p</w:t>
      </w:r>
      <w:r>
        <w:rPr>
          <w:rFonts w:ascii="Tahoma" w:hAnsi="Tahoma" w:cs="Tahoma"/>
          <w:sz w:val="24"/>
          <w:szCs w:val="24"/>
        </w:rPr>
        <w:t>dates</w:t>
      </w:r>
    </w:p>
    <w:p w14:paraId="1532E621" w14:textId="21AD4E2D" w:rsidR="008B2E4B" w:rsidRDefault="008B2E4B" w:rsidP="008B2E4B">
      <w:pPr>
        <w:rPr>
          <w:ins w:id="12" w:author="Timothy McGuire" w:date="2025-11-11T14:05:00Z" w16du:dateUtc="2025-11-11T19:05:00Z"/>
          <w:rFonts w:ascii="Helvetica" w:hAnsi="Helvetica" w:cs="Helvetica"/>
          <w:b/>
          <w:bCs/>
          <w:sz w:val="20"/>
          <w:szCs w:val="24"/>
          <w:shd w:val="clear" w:color="auto" w:fill="FFFFFF"/>
        </w:rPr>
      </w:pPr>
      <w:ins w:id="13" w:author="Timothy McGuire" w:date="2025-11-11T14:05:00Z" w16du:dateUtc="2025-11-11T19:05:00Z">
        <w:r>
          <w:rPr>
            <w:rFonts w:ascii="Helvetica" w:hAnsi="Helvetica" w:cs="Helvetica"/>
            <w:b/>
            <w:sz w:val="20"/>
            <w:szCs w:val="24"/>
            <w:shd w:val="clear" w:color="auto" w:fill="FFFF00"/>
          </w:rPr>
          <w:t>Note</w:t>
        </w:r>
        <w:r>
          <w:rPr>
            <w:rFonts w:ascii="Helvetica" w:hAnsi="Helvetica" w:cs="Helvetica"/>
            <w:b/>
            <w:sz w:val="20"/>
            <w:szCs w:val="24"/>
            <w:shd w:val="clear" w:color="auto" w:fill="FFFFFF"/>
          </w:rPr>
          <w:t>:</w:t>
        </w:r>
        <w:r>
          <w:rPr>
            <w:rFonts w:ascii="Helvetica" w:hAnsi="Helvetica" w:cs="Helvetica"/>
            <w:sz w:val="20"/>
            <w:szCs w:val="24"/>
            <w:shd w:val="clear" w:color="auto" w:fill="FFFFFF"/>
          </w:rPr>
          <w:t xml:space="preserve"> [</w:t>
        </w:r>
        <w:r>
          <w:rPr>
            <w:rFonts w:ascii="Helvetica" w:hAnsi="Helvetica" w:cs="Helvetica"/>
            <w:b/>
            <w:sz w:val="20"/>
            <w:szCs w:val="24"/>
            <w:shd w:val="clear" w:color="auto" w:fill="FFFFFF"/>
          </w:rPr>
          <w:t>2:05:23 PM</w:t>
        </w:r>
        <w:r>
          <w:rPr>
            <w:rFonts w:ascii="Helvetica" w:hAnsi="Helvetica" w:cs="Helvetica"/>
            <w:sz w:val="20"/>
            <w:szCs w:val="24"/>
            <w:shd w:val="clear" w:color="auto" w:fill="FFFFFF"/>
          </w:rPr>
          <w:t xml:space="preserve"> 11-Nov-2025] </w:t>
        </w:r>
        <w:r>
          <w:rPr>
            <w:rFonts w:ascii="Helvetica" w:hAnsi="Helvetica" w:cs="Helvetica"/>
            <w:b/>
            <w:bCs/>
            <w:sz w:val="20"/>
            <w:szCs w:val="24"/>
            <w:shd w:val="clear" w:color="auto" w:fill="FFFFFF"/>
          </w:rPr>
          <w:t xml:space="preserve">Data will </w:t>
        </w:r>
        <w:proofErr w:type="gramStart"/>
        <w:r>
          <w:rPr>
            <w:rFonts w:ascii="Helvetica" w:hAnsi="Helvetica" w:cs="Helvetica"/>
            <w:b/>
            <w:bCs/>
            <w:sz w:val="20"/>
            <w:szCs w:val="24"/>
            <w:shd w:val="clear" w:color="auto" w:fill="FFFFFF"/>
          </w:rPr>
          <w:t>timestamped</w:t>
        </w:r>
        <w:proofErr w:type="gramEnd"/>
        <w:r>
          <w:rPr>
            <w:rFonts w:ascii="Helvetica" w:hAnsi="Helvetica" w:cs="Helvetica"/>
            <w:b/>
            <w:bCs/>
            <w:sz w:val="20"/>
            <w:szCs w:val="24"/>
            <w:shd w:val="clear" w:color="auto" w:fill="FFFFFF"/>
          </w:rPr>
          <w:t xml:space="preserve"> with: </w:t>
        </w:r>
        <w:r w:rsidRPr="008B2E4B">
          <w:rPr>
            <w:rFonts w:ascii="Helvetica" w:hAnsi="Helvetica" w:cs="Helvetica"/>
            <w:b/>
            <w:bCs/>
            <w:color w:val="0000FF"/>
            <w:sz w:val="20"/>
            <w:szCs w:val="24"/>
            <w:shd w:val="clear" w:color="auto" w:fill="FFFFFF"/>
            <w:rPrChange w:id="14" w:author="Timothy McGuire" w:date="2025-11-11T14:06:00Z" w16du:dateUtc="2025-11-11T19:06:00Z">
              <w:rPr>
                <w:rFonts w:ascii="Helvetica" w:hAnsi="Helvetica" w:cs="Helvetica"/>
                <w:b/>
                <w:bCs/>
                <w:sz w:val="20"/>
                <w:szCs w:val="24"/>
                <w:shd w:val="clear" w:color="auto" w:fill="FFFFFF"/>
              </w:rPr>
            </w:rPrChange>
          </w:rPr>
          <w:t>Created_ts</w:t>
        </w:r>
        <w:r>
          <w:rPr>
            <w:rFonts w:ascii="Helvetica" w:hAnsi="Helvetica" w:cs="Helvetica"/>
            <w:b/>
            <w:bCs/>
            <w:sz w:val="20"/>
            <w:szCs w:val="24"/>
            <w:shd w:val="clear" w:color="auto" w:fill="FFFFFF"/>
          </w:rPr>
          <w:t xml:space="preserve">, and </w:t>
        </w:r>
        <w:proofErr w:type="gramStart"/>
        <w:r w:rsidRPr="008B2E4B">
          <w:rPr>
            <w:rFonts w:ascii="Helvetica" w:hAnsi="Helvetica" w:cs="Helvetica"/>
            <w:b/>
            <w:bCs/>
            <w:color w:val="0000FF"/>
            <w:sz w:val="20"/>
            <w:szCs w:val="24"/>
            <w:shd w:val="clear" w:color="auto" w:fill="FFFFFF"/>
            <w:rPrChange w:id="15" w:author="Timothy McGuire" w:date="2025-11-11T14:06:00Z" w16du:dateUtc="2025-11-11T19:06:00Z">
              <w:rPr>
                <w:rFonts w:ascii="Helvetica" w:hAnsi="Helvetica" w:cs="Helvetica"/>
                <w:b/>
                <w:bCs/>
                <w:sz w:val="20"/>
                <w:szCs w:val="24"/>
                <w:shd w:val="clear" w:color="auto" w:fill="FFFFFF"/>
              </w:rPr>
            </w:rPrChange>
          </w:rPr>
          <w:t>Updated</w:t>
        </w:r>
        <w:proofErr w:type="gramEnd"/>
        <w:r w:rsidRPr="008B2E4B">
          <w:rPr>
            <w:rFonts w:ascii="Helvetica" w:hAnsi="Helvetica" w:cs="Helvetica"/>
            <w:b/>
            <w:bCs/>
            <w:color w:val="0000FF"/>
            <w:sz w:val="20"/>
            <w:szCs w:val="24"/>
            <w:shd w:val="clear" w:color="auto" w:fill="FFFFFF"/>
            <w:rPrChange w:id="16" w:author="Timothy McGuire" w:date="2025-11-11T14:06:00Z" w16du:dateUtc="2025-11-11T19:06:00Z">
              <w:rPr>
                <w:rFonts w:ascii="Helvetica" w:hAnsi="Helvetica" w:cs="Helvetica"/>
                <w:b/>
                <w:bCs/>
                <w:sz w:val="20"/>
                <w:szCs w:val="24"/>
                <w:shd w:val="clear" w:color="auto" w:fill="FFFFFF"/>
              </w:rPr>
            </w:rPrChange>
          </w:rPr>
          <w:t>_ts</w:t>
        </w:r>
      </w:ins>
    </w:p>
    <w:p w14:paraId="535C251B" w14:textId="091F29F8" w:rsidR="008B2E4B" w:rsidRPr="008B2E4B" w:rsidRDefault="008B2E4B" w:rsidP="008B2E4B">
      <w:pPr>
        <w:rPr>
          <w:rFonts w:ascii="Helvetica" w:hAnsi="Helvetica" w:cs="Helvetica"/>
          <w:sz w:val="20"/>
          <w:szCs w:val="24"/>
          <w:rPrChange w:id="17" w:author="Timothy McGuire" w:date="2025-11-11T14:07:00Z" w16du:dateUtc="2025-11-11T19:07:00Z">
            <w:rPr/>
          </w:rPrChange>
        </w:rPr>
        <w:pPrChange w:id="18" w:author="Timothy McGuire" w:date="2025-11-11T14:05:00Z" w16du:dateUtc="2025-11-11T19:05:00Z">
          <w:pPr>
            <w:pStyle w:val="ListParagraph"/>
            <w:numPr>
              <w:numId w:val="8"/>
            </w:numPr>
            <w:ind w:hanging="360"/>
          </w:pPr>
        </w:pPrChange>
      </w:pPr>
      <w:ins w:id="19" w:author="Timothy McGuire" w:date="2025-11-11T14:05:00Z" w16du:dateUtc="2025-11-11T19:05:00Z">
        <w:r>
          <w:rPr>
            <w:rFonts w:ascii="Helvetica" w:hAnsi="Helvetica" w:cs="Helvetica"/>
            <w:b/>
            <w:bCs/>
            <w:sz w:val="20"/>
            <w:szCs w:val="24"/>
            <w:shd w:val="clear" w:color="auto" w:fill="FFFF00"/>
          </w:rPr>
          <w:t>Note</w:t>
        </w:r>
        <w:r>
          <w:rPr>
            <w:rFonts w:ascii="Helvetica" w:hAnsi="Helvetica" w:cs="Helvetica"/>
            <w:b/>
            <w:bCs/>
            <w:sz w:val="20"/>
            <w:szCs w:val="24"/>
            <w:shd w:val="clear" w:color="auto" w:fill="FFFFFF"/>
          </w:rPr>
          <w:t>:</w:t>
        </w:r>
        <w:r>
          <w:rPr>
            <w:rFonts w:ascii="Helvetica" w:hAnsi="Helvetica" w:cs="Helvetica"/>
            <w:bCs/>
            <w:sz w:val="20"/>
            <w:szCs w:val="24"/>
            <w:shd w:val="clear" w:color="auto" w:fill="FFFFFF"/>
          </w:rPr>
          <w:t xml:space="preserve"> [</w:t>
        </w:r>
        <w:r>
          <w:rPr>
            <w:rFonts w:ascii="Helvetica" w:hAnsi="Helvetica" w:cs="Helvetica"/>
            <w:b/>
            <w:bCs/>
            <w:sz w:val="20"/>
            <w:szCs w:val="24"/>
            <w:shd w:val="clear" w:color="auto" w:fill="FFFFFF"/>
          </w:rPr>
          <w:t>2:05:59 PM</w:t>
        </w:r>
        <w:r>
          <w:rPr>
            <w:rFonts w:ascii="Helvetica" w:hAnsi="Helvetica" w:cs="Helvetica"/>
            <w:bCs/>
            <w:sz w:val="20"/>
            <w:szCs w:val="24"/>
            <w:shd w:val="clear" w:color="auto" w:fill="FFFFFF"/>
          </w:rPr>
          <w:t xml:space="preserve"> 11-Nov-2025] </w:t>
        </w:r>
      </w:ins>
      <w:ins w:id="20" w:author="Timothy McGuire" w:date="2025-11-11T14:06:00Z" w16du:dateUtc="2025-11-11T19:06:00Z">
        <w:r>
          <w:rPr>
            <w:rFonts w:ascii="Helvetica" w:hAnsi="Helvetica" w:cs="Helvetica"/>
            <w:b/>
            <w:bCs/>
            <w:sz w:val="20"/>
            <w:szCs w:val="24"/>
            <w:shd w:val="clear" w:color="auto" w:fill="FFFFFF"/>
          </w:rPr>
          <w:t>All Results wi</w:t>
        </w:r>
      </w:ins>
      <w:ins w:id="21" w:author="Timothy McGuire" w:date="2025-11-11T14:07:00Z" w16du:dateUtc="2025-11-11T19:07:00Z">
        <w:r>
          <w:rPr>
            <w:rFonts w:ascii="Helvetica" w:hAnsi="Helvetica" w:cs="Helvetica"/>
            <w:b/>
            <w:bCs/>
            <w:sz w:val="20"/>
            <w:szCs w:val="24"/>
            <w:shd w:val="clear" w:color="auto" w:fill="FFFFFF"/>
          </w:rPr>
          <w:t>ll</w:t>
        </w:r>
      </w:ins>
      <w:ins w:id="22" w:author="Timothy McGuire" w:date="2025-11-11T14:06:00Z" w16du:dateUtc="2025-11-11T19:06:00Z">
        <w:r>
          <w:rPr>
            <w:rFonts w:ascii="Helvetica" w:hAnsi="Helvetica" w:cs="Helvetica"/>
            <w:b/>
            <w:bCs/>
            <w:sz w:val="20"/>
            <w:szCs w:val="24"/>
            <w:shd w:val="clear" w:color="auto" w:fill="FFFFFF"/>
          </w:rPr>
          <w:t xml:space="preserve"> include: </w:t>
        </w:r>
      </w:ins>
      <w:ins w:id="23" w:author="Timothy McGuire" w:date="2025-11-11T14:07:00Z" w16du:dateUtc="2025-11-11T19:07:00Z">
        <w:r>
          <w:rPr>
            <w:rFonts w:ascii="Helvetica" w:hAnsi="Helvetica" w:cs="Helvetica"/>
            <w:b/>
            <w:bCs/>
            <w:color w:val="0000FF"/>
            <w:sz w:val="20"/>
            <w:szCs w:val="24"/>
            <w:shd w:val="clear" w:color="auto" w:fill="FFFFFF"/>
          </w:rPr>
          <w:t>Race_id</w:t>
        </w:r>
        <w:r>
          <w:rPr>
            <w:rFonts w:ascii="Helvetica" w:hAnsi="Helvetica" w:cs="Helvetica"/>
            <w:color w:val="0000FF"/>
            <w:sz w:val="20"/>
            <w:szCs w:val="24"/>
            <w:shd w:val="clear" w:color="auto" w:fill="FFFFFF"/>
          </w:rPr>
          <w:t xml:space="preserve"> </w:t>
        </w:r>
        <w:r w:rsidRPr="008B2E4B">
          <w:rPr>
            <w:rFonts w:ascii="Helvetica" w:hAnsi="Helvetica" w:cs="Helvetica"/>
            <w:color w:val="000000" w:themeColor="text1"/>
            <w:sz w:val="20"/>
            <w:szCs w:val="24"/>
            <w:shd w:val="clear" w:color="auto" w:fill="FFFFFF"/>
            <w:rPrChange w:id="24" w:author="Timothy McGuire" w:date="2025-11-11T14:07:00Z" w16du:dateUtc="2025-11-11T19:07:00Z">
              <w:rPr>
                <w:rFonts w:ascii="Helvetica" w:hAnsi="Helvetica" w:cs="Helvetica"/>
                <w:color w:val="0000FF"/>
                <w:sz w:val="20"/>
                <w:szCs w:val="24"/>
                <w:shd w:val="clear" w:color="auto" w:fill="FFFFFF"/>
              </w:rPr>
            </w:rPrChange>
          </w:rPr>
          <w:t>this is mark Season, Date, Time</w:t>
        </w:r>
      </w:ins>
    </w:p>
    <w:p w14:paraId="682D0DA2" w14:textId="7BBA57DE" w:rsidR="00BB73B1" w:rsidRPr="00BB73B1" w:rsidRDefault="00BB73B1" w:rsidP="00A85782">
      <w:pPr>
        <w:pStyle w:val="ListParagraph"/>
        <w:numPr>
          <w:ilvl w:val="0"/>
          <w:numId w:val="8"/>
        </w:numPr>
        <w:rPr>
          <w:rFonts w:ascii="Tahoma" w:hAnsi="Tahoma" w:cs="Tahoma"/>
          <w:b/>
          <w:i/>
          <w:iCs/>
          <w:sz w:val="20"/>
          <w:szCs w:val="20"/>
        </w:rPr>
      </w:pPr>
      <w:r>
        <w:rPr>
          <w:rFonts w:ascii="Tahoma" w:hAnsi="Tahoma" w:cs="Tahoma"/>
          <w:sz w:val="24"/>
          <w:szCs w:val="24"/>
        </w:rPr>
        <w:t xml:space="preserve">Must accommodate all DRYA membership types </w:t>
      </w:r>
      <w:r w:rsidRPr="00BB73B1">
        <w:rPr>
          <w:rFonts w:ascii="Tahoma" w:hAnsi="Tahoma" w:cs="Tahoma"/>
          <w:i/>
          <w:iCs/>
          <w:sz w:val="20"/>
          <w:szCs w:val="20"/>
        </w:rPr>
        <w:t xml:space="preserve">(Section 24 </w:t>
      </w:r>
      <w:proofErr w:type="spellStart"/>
      <w:r w:rsidRPr="00BB73B1">
        <w:rPr>
          <w:rFonts w:ascii="Tahoma" w:hAnsi="Tahoma" w:cs="Tahoma"/>
          <w:i/>
          <w:iCs/>
          <w:sz w:val="20"/>
          <w:szCs w:val="20"/>
        </w:rPr>
        <w:t>ByLaw</w:t>
      </w:r>
      <w:proofErr w:type="spellEnd"/>
      <w:r w:rsidRPr="00BB73B1">
        <w:rPr>
          <w:rFonts w:ascii="Tahoma" w:hAnsi="Tahoma" w:cs="Tahoma"/>
          <w:i/>
          <w:iCs/>
          <w:sz w:val="20"/>
          <w:szCs w:val="20"/>
        </w:rPr>
        <w:t xml:space="preserve"> Article 1)</w:t>
      </w:r>
    </w:p>
    <w:p w14:paraId="69F0DE90" w14:textId="047FDA35" w:rsidR="006A41E3" w:rsidRPr="006A41E3" w:rsidRDefault="006A41E3" w:rsidP="006A41E3">
      <w:pPr>
        <w:pStyle w:val="ListParagraph"/>
        <w:numPr>
          <w:ilvl w:val="1"/>
          <w:numId w:val="8"/>
        </w:numPr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Sustaining Members</w:t>
      </w:r>
    </w:p>
    <w:p w14:paraId="15FB2299" w14:textId="0047B2D6" w:rsidR="006A41E3" w:rsidRPr="006A41E3" w:rsidRDefault="006A41E3" w:rsidP="006A41E3">
      <w:pPr>
        <w:pStyle w:val="ListParagraph"/>
        <w:numPr>
          <w:ilvl w:val="1"/>
          <w:numId w:val="8"/>
        </w:numPr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Provisional Members</w:t>
      </w:r>
    </w:p>
    <w:p w14:paraId="15E69687" w14:textId="7DE3C862" w:rsidR="006A41E3" w:rsidRPr="006A41E3" w:rsidRDefault="006A41E3" w:rsidP="006A41E3">
      <w:pPr>
        <w:pStyle w:val="ListParagraph"/>
        <w:numPr>
          <w:ilvl w:val="1"/>
          <w:numId w:val="8"/>
        </w:numPr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Family Members</w:t>
      </w:r>
    </w:p>
    <w:p w14:paraId="49A8F7AF" w14:textId="1FC72E64" w:rsidR="006A41E3" w:rsidRPr="006A41E3" w:rsidRDefault="006A41E3" w:rsidP="006A41E3">
      <w:pPr>
        <w:pStyle w:val="ListParagraph"/>
        <w:numPr>
          <w:ilvl w:val="1"/>
          <w:numId w:val="8"/>
        </w:numPr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Junior Members</w:t>
      </w:r>
    </w:p>
    <w:p w14:paraId="65E8DAD6" w14:textId="1DD76D55" w:rsidR="006A41E3" w:rsidRPr="006A41E3" w:rsidRDefault="006A41E3" w:rsidP="006A41E3">
      <w:pPr>
        <w:pStyle w:val="ListParagraph"/>
        <w:numPr>
          <w:ilvl w:val="1"/>
          <w:numId w:val="8"/>
        </w:numPr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Collegiate Members</w:t>
      </w:r>
    </w:p>
    <w:p w14:paraId="0ACE891C" w14:textId="33BF1E20" w:rsidR="006A41E3" w:rsidRPr="006A41E3" w:rsidRDefault="006A41E3" w:rsidP="006A41E3">
      <w:pPr>
        <w:pStyle w:val="ListParagraph"/>
        <w:numPr>
          <w:ilvl w:val="1"/>
          <w:numId w:val="8"/>
        </w:numPr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Associate Members</w:t>
      </w:r>
    </w:p>
    <w:p w14:paraId="29E9D509" w14:textId="34040942" w:rsidR="006A41E3" w:rsidRPr="008B2E4B" w:rsidRDefault="006A41E3" w:rsidP="006A41E3">
      <w:pPr>
        <w:pStyle w:val="ListParagraph"/>
        <w:numPr>
          <w:ilvl w:val="1"/>
          <w:numId w:val="8"/>
        </w:numPr>
        <w:rPr>
          <w:ins w:id="25" w:author="Timothy McGuire" w:date="2025-11-11T14:08:00Z" w16du:dateUtc="2025-11-11T19:08:00Z"/>
          <w:rFonts w:ascii="Tahoma" w:hAnsi="Tahoma" w:cs="Tahoma"/>
          <w:b/>
          <w:sz w:val="24"/>
          <w:szCs w:val="24"/>
          <w:rPrChange w:id="26" w:author="Timothy McGuire" w:date="2025-11-11T14:08:00Z" w16du:dateUtc="2025-11-11T19:08:00Z">
            <w:rPr>
              <w:ins w:id="27" w:author="Timothy McGuire" w:date="2025-11-11T14:08:00Z" w16du:dateUtc="2025-11-11T19:08:00Z"/>
              <w:rFonts w:ascii="Tahoma" w:hAnsi="Tahoma" w:cs="Tahoma"/>
              <w:sz w:val="24"/>
              <w:szCs w:val="24"/>
            </w:rPr>
          </w:rPrChange>
        </w:rPr>
      </w:pPr>
      <w:r>
        <w:rPr>
          <w:rFonts w:ascii="Tahoma" w:hAnsi="Tahoma" w:cs="Tahoma"/>
          <w:sz w:val="24"/>
          <w:szCs w:val="24"/>
        </w:rPr>
        <w:t>Contributing Members</w:t>
      </w:r>
    </w:p>
    <w:p w14:paraId="3C431E9D" w14:textId="74EBFCF0" w:rsidR="008B2E4B" w:rsidRPr="008B2E4B" w:rsidRDefault="008B2E4B" w:rsidP="008B2E4B">
      <w:pPr>
        <w:rPr>
          <w:rFonts w:ascii="Helvetica" w:hAnsi="Helvetica" w:cs="Helvetica"/>
          <w:b/>
          <w:sz w:val="20"/>
          <w:szCs w:val="24"/>
          <w:rPrChange w:id="28" w:author="Timothy McGuire" w:date="2025-11-11T14:12:00Z" w16du:dateUtc="2025-11-11T19:12:00Z">
            <w:rPr/>
          </w:rPrChange>
        </w:rPr>
        <w:pPrChange w:id="29" w:author="Timothy McGuire" w:date="2025-11-11T14:08:00Z" w16du:dateUtc="2025-11-11T19:08:00Z">
          <w:pPr>
            <w:pStyle w:val="ListParagraph"/>
            <w:numPr>
              <w:ilvl w:val="1"/>
              <w:numId w:val="8"/>
            </w:numPr>
            <w:ind w:left="1440" w:hanging="360"/>
          </w:pPr>
        </w:pPrChange>
      </w:pPr>
      <w:ins w:id="30" w:author="Timothy McGuire" w:date="2025-11-11T14:12:00Z" w16du:dateUtc="2025-11-11T19:12:00Z">
        <w:r>
          <w:rPr>
            <w:rFonts w:ascii="Helvetica" w:hAnsi="Helvetica" w:cs="Helvetica"/>
            <w:b/>
            <w:sz w:val="20"/>
            <w:szCs w:val="24"/>
            <w:shd w:val="clear" w:color="auto" w:fill="FFFF00"/>
          </w:rPr>
          <w:t>Note</w:t>
        </w:r>
        <w:r>
          <w:rPr>
            <w:rFonts w:ascii="Helvetica" w:hAnsi="Helvetica" w:cs="Helvetica"/>
            <w:b/>
            <w:sz w:val="20"/>
            <w:szCs w:val="24"/>
            <w:shd w:val="clear" w:color="auto" w:fill="FFFFFF"/>
          </w:rPr>
          <w:t>:</w:t>
        </w:r>
        <w:r>
          <w:rPr>
            <w:rFonts w:ascii="Helvetica" w:hAnsi="Helvetica" w:cs="Helvetica"/>
            <w:sz w:val="20"/>
            <w:szCs w:val="24"/>
            <w:shd w:val="clear" w:color="auto" w:fill="FFFFFF"/>
          </w:rPr>
          <w:t xml:space="preserve"> [</w:t>
        </w:r>
        <w:r>
          <w:rPr>
            <w:rFonts w:ascii="Helvetica" w:hAnsi="Helvetica" w:cs="Helvetica"/>
            <w:b/>
            <w:sz w:val="20"/>
            <w:szCs w:val="24"/>
            <w:shd w:val="clear" w:color="auto" w:fill="FFFFFF"/>
          </w:rPr>
          <w:t>2:12:53 PM</w:t>
        </w:r>
        <w:r>
          <w:rPr>
            <w:rFonts w:ascii="Helvetica" w:hAnsi="Helvetica" w:cs="Helvetica"/>
            <w:sz w:val="20"/>
            <w:szCs w:val="24"/>
            <w:shd w:val="clear" w:color="auto" w:fill="FFFFFF"/>
          </w:rPr>
          <w:t xml:space="preserve"> 11-Nov-2025] </w:t>
        </w:r>
        <w:r>
          <w:rPr>
            <w:rFonts w:ascii="Helvetica" w:hAnsi="Helvetica" w:cs="Helvetica"/>
            <w:b/>
            <w:sz w:val="20"/>
            <w:szCs w:val="24"/>
            <w:shd w:val="clear" w:color="auto" w:fill="FFFFFF"/>
          </w:rPr>
          <w:t xml:space="preserve">Covered by: </w:t>
        </w:r>
      </w:ins>
      <w:ins w:id="31" w:author="Timothy McGuire" w:date="2025-11-11T14:13:00Z" w16du:dateUtc="2025-11-11T19:13:00Z">
        <w:r w:rsidRPr="008B2E4B">
          <w:rPr>
            <w:rFonts w:ascii="Helvetica" w:hAnsi="Helvetica" w:cs="Helvetica"/>
            <w:b/>
            <w:color w:val="0000FF"/>
            <w:sz w:val="20"/>
            <w:szCs w:val="24"/>
            <w:shd w:val="clear" w:color="auto" w:fill="FFFFFF"/>
            <w:rPrChange w:id="32" w:author="Timothy McGuire" w:date="2025-11-11T14:13:00Z" w16du:dateUtc="2025-11-11T19:13:00Z">
              <w:rPr>
                <w:rFonts w:ascii="Helvetica" w:hAnsi="Helvetica" w:cs="Helvetica"/>
                <w:b/>
                <w:sz w:val="20"/>
                <w:szCs w:val="24"/>
                <w:shd w:val="clear" w:color="auto" w:fill="FFFFFF"/>
              </w:rPr>
            </w:rPrChange>
          </w:rPr>
          <w:t>enum_OrgMembership</w:t>
        </w:r>
      </w:ins>
    </w:p>
    <w:p w14:paraId="179AC8F5" w14:textId="2904E978" w:rsidR="00C77BA9" w:rsidRPr="00424346" w:rsidRDefault="00C77BA9" w:rsidP="00C77BA9">
      <w:pPr>
        <w:pStyle w:val="ListParagraph"/>
        <w:numPr>
          <w:ilvl w:val="0"/>
          <w:numId w:val="8"/>
        </w:numPr>
        <w:rPr>
          <w:ins w:id="33" w:author="Timothy McGuire" w:date="2025-11-11T14:17:00Z" w16du:dateUtc="2025-11-11T19:17:00Z"/>
          <w:rFonts w:ascii="Tahoma" w:hAnsi="Tahoma" w:cs="Tahoma"/>
          <w:b/>
          <w:sz w:val="24"/>
          <w:szCs w:val="24"/>
          <w:highlight w:val="yellow"/>
          <w:rPrChange w:id="34" w:author="Timothy McGuire" w:date="2025-11-11T14:17:00Z" w16du:dateUtc="2025-11-11T19:17:00Z">
            <w:rPr>
              <w:ins w:id="35" w:author="Timothy McGuire" w:date="2025-11-11T14:17:00Z" w16du:dateUtc="2025-11-11T19:17:00Z"/>
              <w:rFonts w:ascii="Tahoma" w:hAnsi="Tahoma" w:cs="Tahoma"/>
              <w:sz w:val="24"/>
              <w:szCs w:val="24"/>
              <w:highlight w:val="yellow"/>
            </w:rPr>
          </w:rPrChange>
        </w:rPr>
      </w:pPr>
      <w:del w:id="36" w:author="Timothy McGuire" w:date="2025-11-11T14:13:00Z" w16du:dateUtc="2025-11-11T19:13:00Z">
        <w:r w:rsidRPr="008B2E4B" w:rsidDel="008B2E4B">
          <w:rPr>
            <w:rFonts w:ascii="Tahoma" w:hAnsi="Tahoma" w:cs="Tahoma"/>
            <w:sz w:val="24"/>
            <w:szCs w:val="24"/>
            <w:highlight w:val="yellow"/>
            <w:rPrChange w:id="37" w:author="Timothy McGuire" w:date="2025-11-11T14:08:00Z" w16du:dateUtc="2025-11-11T19:08:00Z">
              <w:rPr>
                <w:rFonts w:ascii="Tahoma" w:hAnsi="Tahoma" w:cs="Tahoma"/>
                <w:sz w:val="24"/>
                <w:szCs w:val="24"/>
              </w:rPr>
            </w:rPrChange>
          </w:rPr>
          <w:delText>Must be available 1/1/26</w:delText>
        </w:r>
      </w:del>
      <w:ins w:id="38" w:author="Timothy McGuire" w:date="2025-11-11T14:13:00Z" w16du:dateUtc="2025-11-11T19:13:00Z">
        <w:r w:rsidR="008B2E4B" w:rsidRPr="008B2E4B">
          <w:rPr>
            <w:rFonts w:ascii="Tahoma" w:hAnsi="Tahoma" w:cs="Tahoma"/>
            <w:sz w:val="24"/>
            <w:szCs w:val="24"/>
            <w:highlight w:val="yellow"/>
          </w:rPr>
          <w:t>1/1/26 must be available</w:t>
        </w:r>
      </w:ins>
      <w:r w:rsidRPr="008B2E4B">
        <w:rPr>
          <w:rFonts w:ascii="Tahoma" w:hAnsi="Tahoma" w:cs="Tahoma"/>
          <w:sz w:val="24"/>
          <w:szCs w:val="24"/>
          <w:highlight w:val="yellow"/>
          <w:rPrChange w:id="39" w:author="Timothy McGuire" w:date="2025-11-11T14:08:00Z" w16du:dateUtc="2025-11-11T19:08:00Z">
            <w:rPr>
              <w:rFonts w:ascii="Tahoma" w:hAnsi="Tahoma" w:cs="Tahoma"/>
              <w:sz w:val="24"/>
              <w:szCs w:val="24"/>
            </w:rPr>
          </w:rPrChange>
        </w:rPr>
        <w:t xml:space="preserve"> to handle 2026 registrations</w:t>
      </w:r>
    </w:p>
    <w:p w14:paraId="0D8DC6AC" w14:textId="77777777" w:rsidR="00424346" w:rsidRPr="008B2E4B" w:rsidRDefault="00424346" w:rsidP="00424346">
      <w:pPr>
        <w:pStyle w:val="ListParagraph"/>
        <w:rPr>
          <w:rFonts w:ascii="Tahoma" w:hAnsi="Tahoma" w:cs="Tahoma"/>
          <w:b/>
          <w:sz w:val="24"/>
          <w:szCs w:val="24"/>
          <w:highlight w:val="yellow"/>
          <w:rPrChange w:id="40" w:author="Timothy McGuire" w:date="2025-11-11T14:08:00Z" w16du:dateUtc="2025-11-11T19:08:00Z">
            <w:rPr>
              <w:rFonts w:ascii="Tahoma" w:hAnsi="Tahoma" w:cs="Tahoma"/>
              <w:b/>
              <w:sz w:val="24"/>
              <w:szCs w:val="24"/>
            </w:rPr>
          </w:rPrChange>
        </w:rPr>
        <w:pPrChange w:id="41" w:author="Timothy McGuire" w:date="2025-11-11T14:17:00Z" w16du:dateUtc="2025-11-11T19:17:00Z">
          <w:pPr>
            <w:pStyle w:val="ListParagraph"/>
            <w:numPr>
              <w:numId w:val="8"/>
            </w:numPr>
            <w:ind w:hanging="360"/>
          </w:pPr>
        </w:pPrChange>
      </w:pPr>
    </w:p>
    <w:p w14:paraId="281C2789" w14:textId="37A52A85" w:rsidR="00C77BA9" w:rsidRPr="00EE4A2D" w:rsidRDefault="00C77BA9" w:rsidP="00A85782">
      <w:pPr>
        <w:pStyle w:val="ListParagraph"/>
        <w:numPr>
          <w:ilvl w:val="0"/>
          <w:numId w:val="8"/>
        </w:numPr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Must be able to register to </w:t>
      </w:r>
      <w:r w:rsidR="00270A0D">
        <w:rPr>
          <w:rFonts w:ascii="Tahoma" w:hAnsi="Tahoma" w:cs="Tahoma"/>
          <w:sz w:val="24"/>
          <w:szCs w:val="24"/>
        </w:rPr>
        <w:t>race</w:t>
      </w:r>
      <w:r w:rsidR="00EE4A2D">
        <w:rPr>
          <w:rFonts w:ascii="Tahoma" w:hAnsi="Tahoma" w:cs="Tahoma"/>
          <w:sz w:val="24"/>
          <w:szCs w:val="24"/>
        </w:rPr>
        <w:t xml:space="preserve"> </w:t>
      </w:r>
      <w:r w:rsidR="00EE4A2D" w:rsidRPr="00BB73B1">
        <w:rPr>
          <w:rFonts w:ascii="Tahoma" w:hAnsi="Tahoma" w:cs="Tahoma"/>
          <w:sz w:val="24"/>
          <w:szCs w:val="24"/>
        </w:rPr>
        <w:t>choice of</w:t>
      </w:r>
    </w:p>
    <w:p w14:paraId="7E9644FC" w14:textId="64F5237D" w:rsidR="00EE4A2D" w:rsidRPr="00EE4A2D" w:rsidRDefault="00EE4A2D" w:rsidP="00EE4A2D">
      <w:pPr>
        <w:pStyle w:val="ListParagraph"/>
        <w:numPr>
          <w:ilvl w:val="1"/>
          <w:numId w:val="8"/>
        </w:numPr>
        <w:rPr>
          <w:rFonts w:ascii="Tahoma" w:hAnsi="Tahoma" w:cs="Tahoma"/>
          <w:bCs/>
          <w:sz w:val="24"/>
          <w:szCs w:val="24"/>
        </w:rPr>
      </w:pPr>
      <w:r w:rsidRPr="00EE4A2D">
        <w:rPr>
          <w:rFonts w:ascii="Tahoma" w:hAnsi="Tahoma" w:cs="Tahoma"/>
          <w:bCs/>
          <w:sz w:val="24"/>
          <w:szCs w:val="24"/>
        </w:rPr>
        <w:t>PHRF</w:t>
      </w:r>
      <w:r>
        <w:rPr>
          <w:rFonts w:ascii="Tahoma" w:hAnsi="Tahoma" w:cs="Tahoma"/>
          <w:bCs/>
          <w:sz w:val="24"/>
          <w:szCs w:val="24"/>
        </w:rPr>
        <w:t xml:space="preserve"> </w:t>
      </w:r>
      <w:r w:rsidR="00FC73EE">
        <w:rPr>
          <w:rFonts w:ascii="Tahoma" w:hAnsi="Tahoma" w:cs="Tahoma"/>
          <w:bCs/>
          <w:sz w:val="24"/>
          <w:szCs w:val="24"/>
        </w:rPr>
        <w:t>o</w:t>
      </w:r>
      <w:r>
        <w:rPr>
          <w:rFonts w:ascii="Tahoma" w:hAnsi="Tahoma" w:cs="Tahoma"/>
          <w:bCs/>
          <w:sz w:val="24"/>
          <w:szCs w:val="24"/>
        </w:rPr>
        <w:t>nly</w:t>
      </w:r>
    </w:p>
    <w:p w14:paraId="1BEF62D0" w14:textId="23AA81D6" w:rsidR="00EE4A2D" w:rsidRPr="00EE4A2D" w:rsidRDefault="00EE4A2D" w:rsidP="00EE4A2D">
      <w:pPr>
        <w:pStyle w:val="ListParagraph"/>
        <w:numPr>
          <w:ilvl w:val="1"/>
          <w:numId w:val="8"/>
        </w:numPr>
        <w:rPr>
          <w:rFonts w:ascii="Tahoma" w:hAnsi="Tahoma" w:cs="Tahoma"/>
          <w:bCs/>
          <w:sz w:val="24"/>
          <w:szCs w:val="24"/>
        </w:rPr>
      </w:pPr>
      <w:r w:rsidRPr="00EE4A2D">
        <w:rPr>
          <w:rFonts w:ascii="Tahoma" w:hAnsi="Tahoma" w:cs="Tahoma"/>
          <w:bCs/>
          <w:sz w:val="24"/>
          <w:szCs w:val="24"/>
        </w:rPr>
        <w:t>ORC</w:t>
      </w:r>
      <w:r>
        <w:rPr>
          <w:rFonts w:ascii="Tahoma" w:hAnsi="Tahoma" w:cs="Tahoma"/>
          <w:bCs/>
          <w:sz w:val="24"/>
          <w:szCs w:val="24"/>
        </w:rPr>
        <w:t xml:space="preserve"> only</w:t>
      </w:r>
    </w:p>
    <w:p w14:paraId="0B676497" w14:textId="6D71D604" w:rsidR="008B2E4B" w:rsidRDefault="00EE4A2D" w:rsidP="008B2E4B">
      <w:pPr>
        <w:pStyle w:val="ListParagraph"/>
        <w:numPr>
          <w:ilvl w:val="1"/>
          <w:numId w:val="8"/>
        </w:numPr>
        <w:rPr>
          <w:ins w:id="42" w:author="Timothy McGuire" w:date="2025-11-11T14:13:00Z" w16du:dateUtc="2025-11-11T19:13:00Z"/>
          <w:rFonts w:ascii="Tahoma" w:hAnsi="Tahoma" w:cs="Tahoma"/>
          <w:bCs/>
          <w:sz w:val="24"/>
          <w:szCs w:val="24"/>
        </w:rPr>
      </w:pPr>
      <w:r w:rsidRPr="00EE4A2D">
        <w:rPr>
          <w:rFonts w:ascii="Tahoma" w:hAnsi="Tahoma" w:cs="Tahoma"/>
          <w:bCs/>
          <w:sz w:val="24"/>
          <w:szCs w:val="24"/>
        </w:rPr>
        <w:t>PHRF and ORC</w:t>
      </w:r>
    </w:p>
    <w:p w14:paraId="306627A7" w14:textId="548B98F8" w:rsidR="008B2E4B" w:rsidRPr="00424346" w:rsidRDefault="00424346" w:rsidP="00424346">
      <w:pPr>
        <w:rPr>
          <w:rFonts w:ascii="Helvetica" w:hAnsi="Helvetica" w:cs="Helvetica"/>
          <w:b/>
          <w:bCs/>
          <w:sz w:val="20"/>
          <w:szCs w:val="24"/>
          <w:rPrChange w:id="43" w:author="Timothy McGuire" w:date="2025-11-11T14:17:00Z" w16du:dateUtc="2025-11-11T19:17:00Z">
            <w:rPr/>
          </w:rPrChange>
        </w:rPr>
        <w:pPrChange w:id="44" w:author="Timothy McGuire" w:date="2025-11-11T14:17:00Z" w16du:dateUtc="2025-11-11T19:17:00Z">
          <w:pPr>
            <w:pStyle w:val="ListParagraph"/>
            <w:numPr>
              <w:ilvl w:val="1"/>
              <w:numId w:val="8"/>
            </w:numPr>
            <w:ind w:left="1440" w:hanging="360"/>
          </w:pPr>
        </w:pPrChange>
      </w:pPr>
      <w:ins w:id="45" w:author="Timothy McGuire" w:date="2025-11-11T14:17:00Z" w16du:dateUtc="2025-11-11T19:17:00Z">
        <w:r>
          <w:rPr>
            <w:rFonts w:ascii="Helvetica" w:hAnsi="Helvetica" w:cs="Helvetica"/>
            <w:b/>
            <w:bCs/>
            <w:sz w:val="20"/>
            <w:szCs w:val="24"/>
            <w:shd w:val="clear" w:color="auto" w:fill="FFFF00"/>
          </w:rPr>
          <w:t>Note</w:t>
        </w:r>
        <w:r>
          <w:rPr>
            <w:rFonts w:ascii="Helvetica" w:hAnsi="Helvetica" w:cs="Helvetica"/>
            <w:b/>
            <w:bCs/>
            <w:sz w:val="20"/>
            <w:szCs w:val="24"/>
            <w:shd w:val="clear" w:color="auto" w:fill="FFFFFF"/>
          </w:rPr>
          <w:t>:</w:t>
        </w:r>
        <w:r>
          <w:rPr>
            <w:rFonts w:ascii="Helvetica" w:hAnsi="Helvetica" w:cs="Helvetica"/>
            <w:bCs/>
            <w:sz w:val="20"/>
            <w:szCs w:val="24"/>
            <w:shd w:val="clear" w:color="auto" w:fill="FFFFFF"/>
          </w:rPr>
          <w:t xml:space="preserve"> [</w:t>
        </w:r>
        <w:r>
          <w:rPr>
            <w:rFonts w:ascii="Helvetica" w:hAnsi="Helvetica" w:cs="Helvetica"/>
            <w:b/>
            <w:bCs/>
            <w:sz w:val="20"/>
            <w:szCs w:val="24"/>
            <w:shd w:val="clear" w:color="auto" w:fill="FFFFFF"/>
          </w:rPr>
          <w:t>2:17:46 PM</w:t>
        </w:r>
        <w:r>
          <w:rPr>
            <w:rFonts w:ascii="Helvetica" w:hAnsi="Helvetica" w:cs="Helvetica"/>
            <w:bCs/>
            <w:sz w:val="20"/>
            <w:szCs w:val="24"/>
            <w:shd w:val="clear" w:color="auto" w:fill="FFFFFF"/>
          </w:rPr>
          <w:t xml:space="preserve"> 11-Nov-2025] </w:t>
        </w:r>
        <w:r>
          <w:rPr>
            <w:rFonts w:ascii="Helvetica" w:hAnsi="Helvetica" w:cs="Helvetica"/>
            <w:b/>
            <w:bCs/>
            <w:sz w:val="20"/>
            <w:szCs w:val="24"/>
            <w:shd w:val="clear" w:color="auto" w:fill="FFFFFF"/>
          </w:rPr>
          <w:t>To be automatic based on pulled CER</w:t>
        </w:r>
      </w:ins>
      <w:ins w:id="46" w:author="Timothy McGuire" w:date="2025-11-11T14:18:00Z" w16du:dateUtc="2025-11-11T19:18:00Z">
        <w:r>
          <w:rPr>
            <w:rFonts w:ascii="Helvetica" w:hAnsi="Helvetica" w:cs="Helvetica"/>
            <w:b/>
            <w:bCs/>
            <w:sz w:val="20"/>
            <w:szCs w:val="24"/>
            <w:shd w:val="clear" w:color="auto" w:fill="FFFFFF"/>
          </w:rPr>
          <w:t>Ts</w:t>
        </w:r>
      </w:ins>
    </w:p>
    <w:p w14:paraId="5B258603" w14:textId="072EB2C9" w:rsidR="00C77BA9" w:rsidRPr="00424346" w:rsidRDefault="00C77BA9" w:rsidP="00A85782">
      <w:pPr>
        <w:pStyle w:val="ListParagraph"/>
        <w:numPr>
          <w:ilvl w:val="0"/>
          <w:numId w:val="8"/>
        </w:numPr>
        <w:rPr>
          <w:ins w:id="47" w:author="Timothy McGuire" w:date="2025-11-11T14:18:00Z" w16du:dateUtc="2025-11-11T19:18:00Z"/>
          <w:rFonts w:ascii="Tahoma" w:hAnsi="Tahoma" w:cs="Tahoma"/>
          <w:b/>
          <w:sz w:val="24"/>
          <w:szCs w:val="24"/>
          <w:rPrChange w:id="48" w:author="Timothy McGuire" w:date="2025-11-11T14:18:00Z" w16du:dateUtc="2025-11-11T19:18:00Z">
            <w:rPr>
              <w:ins w:id="49" w:author="Timothy McGuire" w:date="2025-11-11T14:18:00Z" w16du:dateUtc="2025-11-11T19:18:00Z"/>
              <w:rFonts w:ascii="Tahoma" w:hAnsi="Tahoma" w:cs="Tahoma"/>
              <w:sz w:val="24"/>
              <w:szCs w:val="24"/>
            </w:rPr>
          </w:rPrChange>
        </w:rPr>
      </w:pPr>
      <w:r>
        <w:rPr>
          <w:rFonts w:ascii="Tahoma" w:hAnsi="Tahoma" w:cs="Tahoma"/>
          <w:sz w:val="24"/>
          <w:szCs w:val="24"/>
        </w:rPr>
        <w:t xml:space="preserve">Identify when a boat applies for a PHRF </w:t>
      </w:r>
      <w:r w:rsidR="00EE4A2D" w:rsidRPr="00BB73B1">
        <w:rPr>
          <w:rFonts w:ascii="Tahoma" w:hAnsi="Tahoma" w:cs="Tahoma"/>
          <w:sz w:val="24"/>
          <w:szCs w:val="24"/>
        </w:rPr>
        <w:t>and/</w:t>
      </w:r>
      <w:r w:rsidRPr="00BB73B1">
        <w:rPr>
          <w:rFonts w:ascii="Tahoma" w:hAnsi="Tahoma" w:cs="Tahoma"/>
          <w:sz w:val="24"/>
          <w:szCs w:val="24"/>
        </w:rPr>
        <w:t>or</w:t>
      </w:r>
      <w:r>
        <w:rPr>
          <w:rFonts w:ascii="Tahoma" w:hAnsi="Tahoma" w:cs="Tahoma"/>
          <w:sz w:val="24"/>
          <w:szCs w:val="24"/>
        </w:rPr>
        <w:t xml:space="preserve"> ORC certificate</w:t>
      </w:r>
    </w:p>
    <w:p w14:paraId="17F612B0" w14:textId="2B12EFF2" w:rsidR="00424346" w:rsidRPr="00424346" w:rsidRDefault="00424346" w:rsidP="00424346">
      <w:pPr>
        <w:rPr>
          <w:rFonts w:ascii="Helvetica" w:hAnsi="Helvetica" w:cs="Helvetica"/>
          <w:b/>
          <w:sz w:val="20"/>
          <w:szCs w:val="24"/>
          <w:rPrChange w:id="50" w:author="Timothy McGuire" w:date="2025-11-11T14:18:00Z" w16du:dateUtc="2025-11-11T19:18:00Z">
            <w:rPr/>
          </w:rPrChange>
        </w:rPr>
        <w:pPrChange w:id="51" w:author="Timothy McGuire" w:date="2025-11-11T14:18:00Z" w16du:dateUtc="2025-11-11T19:18:00Z">
          <w:pPr>
            <w:pStyle w:val="ListParagraph"/>
            <w:numPr>
              <w:numId w:val="8"/>
            </w:numPr>
            <w:ind w:hanging="360"/>
          </w:pPr>
        </w:pPrChange>
      </w:pPr>
      <w:ins w:id="52" w:author="Timothy McGuire" w:date="2025-11-11T14:19:00Z" w16du:dateUtc="2025-11-11T19:19:00Z">
        <w:r>
          <w:rPr>
            <w:rFonts w:ascii="Helvetica" w:hAnsi="Helvetica" w:cs="Helvetica"/>
            <w:b/>
            <w:sz w:val="20"/>
            <w:szCs w:val="24"/>
            <w:shd w:val="clear" w:color="auto" w:fill="FF0000"/>
          </w:rPr>
          <w:t>Task</w:t>
        </w:r>
        <w:r>
          <w:rPr>
            <w:rFonts w:ascii="Helvetica" w:hAnsi="Helvetica" w:cs="Helvetica"/>
            <w:b/>
            <w:sz w:val="20"/>
            <w:szCs w:val="24"/>
            <w:shd w:val="clear" w:color="auto" w:fill="FFFFFF"/>
          </w:rPr>
          <w:t>:</w:t>
        </w:r>
        <w:r>
          <w:rPr>
            <w:rFonts w:ascii="Helvetica" w:hAnsi="Helvetica" w:cs="Helvetica"/>
            <w:sz w:val="20"/>
            <w:szCs w:val="24"/>
            <w:shd w:val="clear" w:color="auto" w:fill="FFFFFF"/>
          </w:rPr>
          <w:t xml:space="preserve"> </w:t>
        </w:r>
      </w:ins>
      <w:ins w:id="53" w:author="Timothy McGuire" w:date="2025-11-11T14:18:00Z" w16du:dateUtc="2025-11-11T19:18:00Z">
        <w:r>
          <w:rPr>
            <w:rFonts w:ascii="Helvetica" w:hAnsi="Helvetica" w:cs="Helvetica"/>
            <w:sz w:val="20"/>
            <w:szCs w:val="24"/>
            <w:shd w:val="clear" w:color="auto" w:fill="FFFFFF"/>
          </w:rPr>
          <w:t>[</w:t>
        </w:r>
        <w:r>
          <w:rPr>
            <w:rFonts w:ascii="Helvetica" w:hAnsi="Helvetica" w:cs="Helvetica"/>
            <w:b/>
            <w:sz w:val="20"/>
            <w:szCs w:val="24"/>
            <w:shd w:val="clear" w:color="auto" w:fill="FFFFFF"/>
          </w:rPr>
          <w:t>2:18:08 PM</w:t>
        </w:r>
        <w:r>
          <w:rPr>
            <w:rFonts w:ascii="Helvetica" w:hAnsi="Helvetica" w:cs="Helvetica"/>
            <w:sz w:val="20"/>
            <w:szCs w:val="24"/>
            <w:shd w:val="clear" w:color="auto" w:fill="FFFFFF"/>
          </w:rPr>
          <w:t xml:space="preserve"> 11-Nov-2025] </w:t>
        </w:r>
        <w:r>
          <w:rPr>
            <w:rFonts w:ascii="Helvetica" w:hAnsi="Helvetica" w:cs="Helvetica"/>
            <w:b/>
            <w:sz w:val="20"/>
            <w:szCs w:val="24"/>
            <w:shd w:val="clear" w:color="auto" w:fill="FFFFFF"/>
          </w:rPr>
          <w:t>Need periodic task to poll for Cert Applications, or make user defined</w:t>
        </w:r>
      </w:ins>
    </w:p>
    <w:p w14:paraId="15EC5704" w14:textId="43921A81" w:rsidR="00424346" w:rsidRPr="00424346" w:rsidRDefault="00C77BA9" w:rsidP="00424346">
      <w:pPr>
        <w:pStyle w:val="ListParagraph"/>
        <w:numPr>
          <w:ilvl w:val="0"/>
          <w:numId w:val="8"/>
        </w:numPr>
        <w:rPr>
          <w:ins w:id="54" w:author="Timothy McGuire" w:date="2025-11-11T14:18:00Z" w16du:dateUtc="2025-11-11T19:18:00Z"/>
          <w:rFonts w:ascii="Tahoma" w:hAnsi="Tahoma" w:cs="Tahoma"/>
          <w:b/>
          <w:sz w:val="24"/>
          <w:szCs w:val="24"/>
          <w:rPrChange w:id="55" w:author="Timothy McGuire" w:date="2025-11-11T14:18:00Z" w16du:dateUtc="2025-11-11T19:18:00Z">
            <w:rPr>
              <w:ins w:id="56" w:author="Timothy McGuire" w:date="2025-11-11T14:18:00Z" w16du:dateUtc="2025-11-11T19:18:00Z"/>
              <w:rFonts w:ascii="Tahoma" w:hAnsi="Tahoma" w:cs="Tahoma"/>
              <w:sz w:val="24"/>
              <w:szCs w:val="24"/>
            </w:rPr>
          </w:rPrChange>
        </w:rPr>
      </w:pPr>
      <w:r>
        <w:rPr>
          <w:rFonts w:ascii="Tahoma" w:hAnsi="Tahoma" w:cs="Tahoma"/>
          <w:sz w:val="24"/>
          <w:szCs w:val="24"/>
        </w:rPr>
        <w:t xml:space="preserve">Identify when a boat receives a PHRF </w:t>
      </w:r>
      <w:r w:rsidR="00EE4A2D" w:rsidRPr="00BB73B1">
        <w:rPr>
          <w:rFonts w:ascii="Tahoma" w:hAnsi="Tahoma" w:cs="Tahoma"/>
          <w:sz w:val="24"/>
          <w:szCs w:val="24"/>
        </w:rPr>
        <w:t>and/</w:t>
      </w:r>
      <w:r w:rsidRPr="00BB73B1">
        <w:rPr>
          <w:rFonts w:ascii="Tahoma" w:hAnsi="Tahoma" w:cs="Tahoma"/>
          <w:sz w:val="24"/>
          <w:szCs w:val="24"/>
        </w:rPr>
        <w:t>or</w:t>
      </w:r>
      <w:r>
        <w:rPr>
          <w:rFonts w:ascii="Tahoma" w:hAnsi="Tahoma" w:cs="Tahoma"/>
          <w:sz w:val="24"/>
          <w:szCs w:val="24"/>
        </w:rPr>
        <w:t xml:space="preserve"> ORC certificate and update the appropriate ratings in the database</w:t>
      </w:r>
      <w:r w:rsidR="00F33B60">
        <w:rPr>
          <w:rFonts w:ascii="Tahoma" w:hAnsi="Tahoma" w:cs="Tahoma"/>
          <w:sz w:val="24"/>
          <w:szCs w:val="24"/>
        </w:rPr>
        <w:t xml:space="preserve"> (hopefully automatically)</w:t>
      </w:r>
    </w:p>
    <w:p w14:paraId="4EDCFCFF" w14:textId="7F3E88BD" w:rsidR="00424346" w:rsidRPr="00424346" w:rsidRDefault="00424346" w:rsidP="00424346">
      <w:pPr>
        <w:rPr>
          <w:rFonts w:ascii="Helvetica" w:hAnsi="Helvetica" w:cs="Helvetica"/>
          <w:b/>
          <w:bCs/>
          <w:sz w:val="20"/>
          <w:szCs w:val="24"/>
          <w:rPrChange w:id="57" w:author="Timothy McGuire" w:date="2025-11-11T14:19:00Z" w16du:dateUtc="2025-11-11T19:19:00Z">
            <w:rPr/>
          </w:rPrChange>
        </w:rPr>
        <w:pPrChange w:id="58" w:author="Timothy McGuire" w:date="2025-11-11T14:18:00Z" w16du:dateUtc="2025-11-11T19:18:00Z">
          <w:pPr>
            <w:pStyle w:val="ListParagraph"/>
            <w:numPr>
              <w:numId w:val="8"/>
            </w:numPr>
            <w:ind w:hanging="360"/>
          </w:pPr>
        </w:pPrChange>
      </w:pPr>
      <w:ins w:id="59" w:author="Timothy McGuire" w:date="2025-11-11T14:18:00Z" w16du:dateUtc="2025-11-11T19:18:00Z">
        <w:r>
          <w:rPr>
            <w:rFonts w:ascii="Helvetica" w:hAnsi="Helvetica" w:cs="Helvetica"/>
            <w:b/>
            <w:sz w:val="20"/>
            <w:szCs w:val="24"/>
            <w:shd w:val="clear" w:color="auto" w:fill="FF0000"/>
          </w:rPr>
          <w:t>Task</w:t>
        </w:r>
        <w:r>
          <w:rPr>
            <w:rFonts w:ascii="Helvetica" w:hAnsi="Helvetica" w:cs="Helvetica"/>
            <w:b/>
            <w:sz w:val="20"/>
            <w:szCs w:val="24"/>
            <w:shd w:val="clear" w:color="auto" w:fill="FFFFFF"/>
          </w:rPr>
          <w:t>:</w:t>
        </w:r>
        <w:r>
          <w:rPr>
            <w:rFonts w:ascii="Helvetica" w:hAnsi="Helvetica" w:cs="Helvetica"/>
            <w:sz w:val="20"/>
            <w:szCs w:val="24"/>
            <w:shd w:val="clear" w:color="auto" w:fill="FFFFFF"/>
          </w:rPr>
          <w:t xml:space="preserve"> [</w:t>
        </w:r>
        <w:r>
          <w:rPr>
            <w:rFonts w:ascii="Helvetica" w:hAnsi="Helvetica" w:cs="Helvetica"/>
            <w:b/>
            <w:sz w:val="20"/>
            <w:szCs w:val="24"/>
            <w:shd w:val="clear" w:color="auto" w:fill="FFFFFF"/>
          </w:rPr>
          <w:t>2:18:49 PM</w:t>
        </w:r>
        <w:r>
          <w:rPr>
            <w:rFonts w:ascii="Helvetica" w:hAnsi="Helvetica" w:cs="Helvetica"/>
            <w:sz w:val="20"/>
            <w:szCs w:val="24"/>
            <w:shd w:val="clear" w:color="auto" w:fill="FFFFFF"/>
          </w:rPr>
          <w:t xml:space="preserve"> 11-Nov-2025] </w:t>
        </w:r>
      </w:ins>
      <w:ins w:id="60" w:author="Timothy McGuire" w:date="2025-11-11T14:19:00Z" w16du:dateUtc="2025-11-11T19:19:00Z">
        <w:r>
          <w:rPr>
            <w:rFonts w:ascii="Helvetica" w:hAnsi="Helvetica" w:cs="Helvetica"/>
            <w:b/>
            <w:bCs/>
            <w:sz w:val="20"/>
            <w:szCs w:val="24"/>
            <w:shd w:val="clear" w:color="auto" w:fill="FFFFFF"/>
          </w:rPr>
          <w:t>Periodic Task with constraints, e.g.: CERT cannot be changed during a SERIES</w:t>
        </w:r>
      </w:ins>
    </w:p>
    <w:p w14:paraId="2B4EB8FB" w14:textId="77777777" w:rsidR="00C77BA9" w:rsidRPr="00424346" w:rsidRDefault="00C77BA9" w:rsidP="00A85782">
      <w:pPr>
        <w:pStyle w:val="ListParagraph"/>
        <w:numPr>
          <w:ilvl w:val="0"/>
          <w:numId w:val="8"/>
        </w:numPr>
        <w:rPr>
          <w:ins w:id="61" w:author="Timothy McGuire" w:date="2025-11-11T14:19:00Z" w16du:dateUtc="2025-11-11T19:19:00Z"/>
          <w:rFonts w:ascii="Tahoma" w:hAnsi="Tahoma" w:cs="Tahoma"/>
          <w:b/>
          <w:sz w:val="24"/>
          <w:szCs w:val="24"/>
          <w:rPrChange w:id="62" w:author="Timothy McGuire" w:date="2025-11-11T14:19:00Z" w16du:dateUtc="2025-11-11T19:19:00Z">
            <w:rPr>
              <w:ins w:id="63" w:author="Timothy McGuire" w:date="2025-11-11T14:19:00Z" w16du:dateUtc="2025-11-11T19:19:00Z"/>
              <w:rFonts w:ascii="Tahoma" w:hAnsi="Tahoma" w:cs="Tahoma"/>
              <w:sz w:val="24"/>
              <w:szCs w:val="24"/>
            </w:rPr>
          </w:rPrChange>
        </w:rPr>
      </w:pPr>
      <w:r>
        <w:rPr>
          <w:rFonts w:ascii="Tahoma" w:hAnsi="Tahoma" w:cs="Tahoma"/>
          <w:sz w:val="24"/>
          <w:szCs w:val="24"/>
        </w:rPr>
        <w:t xml:space="preserve">Handle payment of dues </w:t>
      </w:r>
    </w:p>
    <w:p w14:paraId="13D1B7F7" w14:textId="6B225C75" w:rsidR="00424346" w:rsidRPr="00424346" w:rsidRDefault="00424346" w:rsidP="00424346">
      <w:pPr>
        <w:rPr>
          <w:rFonts w:ascii="Helvetica" w:hAnsi="Helvetica" w:cs="Helvetica"/>
          <w:b/>
          <w:sz w:val="20"/>
          <w:szCs w:val="24"/>
          <w:rPrChange w:id="64" w:author="Timothy McGuire" w:date="2025-11-11T14:19:00Z" w16du:dateUtc="2025-11-11T19:19:00Z">
            <w:rPr/>
          </w:rPrChange>
        </w:rPr>
        <w:pPrChange w:id="65" w:author="Timothy McGuire" w:date="2025-11-11T14:19:00Z" w16du:dateUtc="2025-11-11T19:19:00Z">
          <w:pPr>
            <w:pStyle w:val="ListParagraph"/>
            <w:numPr>
              <w:numId w:val="8"/>
            </w:numPr>
            <w:ind w:hanging="360"/>
          </w:pPr>
        </w:pPrChange>
      </w:pPr>
      <w:ins w:id="66" w:author="Timothy McGuire" w:date="2025-11-11T14:19:00Z" w16du:dateUtc="2025-11-11T19:19:00Z">
        <w:r>
          <w:rPr>
            <w:rFonts w:ascii="Helvetica" w:hAnsi="Helvetica" w:cs="Helvetica"/>
            <w:b/>
            <w:sz w:val="20"/>
            <w:szCs w:val="24"/>
            <w:shd w:val="clear" w:color="auto" w:fill="FF0000"/>
          </w:rPr>
          <w:t>Task</w:t>
        </w:r>
        <w:r>
          <w:rPr>
            <w:rFonts w:ascii="Helvetica" w:hAnsi="Helvetica" w:cs="Helvetica"/>
            <w:b/>
            <w:sz w:val="20"/>
            <w:szCs w:val="24"/>
            <w:shd w:val="clear" w:color="auto" w:fill="FFFFFF"/>
          </w:rPr>
          <w:t>:</w:t>
        </w:r>
        <w:r>
          <w:rPr>
            <w:rFonts w:ascii="Helvetica" w:hAnsi="Helvetica" w:cs="Helvetica"/>
            <w:sz w:val="20"/>
            <w:szCs w:val="24"/>
            <w:shd w:val="clear" w:color="auto" w:fill="FFFFFF"/>
          </w:rPr>
          <w:t xml:space="preserve"> [</w:t>
        </w:r>
        <w:r>
          <w:rPr>
            <w:rFonts w:ascii="Helvetica" w:hAnsi="Helvetica" w:cs="Helvetica"/>
            <w:b/>
            <w:sz w:val="20"/>
            <w:szCs w:val="24"/>
            <w:shd w:val="clear" w:color="auto" w:fill="FFFFFF"/>
          </w:rPr>
          <w:t>2:19:51 PM</w:t>
        </w:r>
        <w:r>
          <w:rPr>
            <w:rFonts w:ascii="Helvetica" w:hAnsi="Helvetica" w:cs="Helvetica"/>
            <w:sz w:val="20"/>
            <w:szCs w:val="24"/>
            <w:shd w:val="clear" w:color="auto" w:fill="FFFFFF"/>
          </w:rPr>
          <w:t xml:space="preserve"> 11-Nov-2025] </w:t>
        </w:r>
        <w:r>
          <w:rPr>
            <w:rFonts w:ascii="Helvetica" w:hAnsi="Helvetica" w:cs="Helvetica"/>
            <w:b/>
            <w:sz w:val="20"/>
            <w:szCs w:val="24"/>
            <w:shd w:val="clear" w:color="auto" w:fill="FFFFFF"/>
          </w:rPr>
          <w:t xml:space="preserve">What? New to </w:t>
        </w:r>
      </w:ins>
      <w:ins w:id="67" w:author="Timothy McGuire" w:date="2025-11-11T14:20:00Z" w16du:dateUtc="2025-11-11T19:20:00Z">
        <w:r>
          <w:rPr>
            <w:rFonts w:ascii="Helvetica" w:hAnsi="Helvetica" w:cs="Helvetica"/>
            <w:b/>
            <w:sz w:val="20"/>
            <w:szCs w:val="24"/>
            <w:shd w:val="clear" w:color="auto" w:fill="FFFFFF"/>
          </w:rPr>
          <w:t xml:space="preserve">me but OK, </w:t>
        </w:r>
        <w:r w:rsidRPr="00424346">
          <w:rPr>
            <w:rFonts w:ascii="Helvetica" w:hAnsi="Helvetica" w:cs="Helvetica"/>
            <w:b/>
            <w:sz w:val="20"/>
            <w:szCs w:val="24"/>
            <w:highlight w:val="cyan"/>
            <w:shd w:val="clear" w:color="auto" w:fill="FFFFFF"/>
            <w:rPrChange w:id="68" w:author="Timothy McGuire" w:date="2025-11-11T14:20:00Z" w16du:dateUtc="2025-11-11T19:20:00Z">
              <w:rPr>
                <w:rFonts w:ascii="Helvetica" w:hAnsi="Helvetica" w:cs="Helvetica"/>
                <w:b/>
                <w:sz w:val="20"/>
                <w:szCs w:val="24"/>
                <w:shd w:val="clear" w:color="auto" w:fill="FFFFFF"/>
              </w:rPr>
            </w:rPrChange>
          </w:rPr>
          <w:t>STRIPE</w:t>
        </w:r>
        <w:r>
          <w:rPr>
            <w:rFonts w:ascii="Helvetica" w:hAnsi="Helvetica" w:cs="Helvetica"/>
            <w:b/>
            <w:sz w:val="20"/>
            <w:szCs w:val="24"/>
            <w:shd w:val="clear" w:color="auto" w:fill="FFFFFF"/>
          </w:rPr>
          <w:t>.</w:t>
        </w:r>
      </w:ins>
    </w:p>
    <w:p w14:paraId="061B48CF" w14:textId="77777777" w:rsidR="00C77BA9" w:rsidRPr="00424346" w:rsidRDefault="00C77BA9" w:rsidP="00A85782">
      <w:pPr>
        <w:pStyle w:val="ListParagraph"/>
        <w:numPr>
          <w:ilvl w:val="0"/>
          <w:numId w:val="8"/>
        </w:numPr>
        <w:rPr>
          <w:ins w:id="69" w:author="Timothy McGuire" w:date="2025-11-11T14:20:00Z" w16du:dateUtc="2025-11-11T19:20:00Z"/>
          <w:rFonts w:ascii="Tahoma" w:hAnsi="Tahoma" w:cs="Tahoma"/>
          <w:b/>
          <w:sz w:val="24"/>
          <w:szCs w:val="24"/>
          <w:rPrChange w:id="70" w:author="Timothy McGuire" w:date="2025-11-11T14:20:00Z" w16du:dateUtc="2025-11-11T19:20:00Z">
            <w:rPr>
              <w:ins w:id="71" w:author="Timothy McGuire" w:date="2025-11-11T14:20:00Z" w16du:dateUtc="2025-11-11T19:20:00Z"/>
              <w:rFonts w:ascii="Tahoma" w:hAnsi="Tahoma" w:cs="Tahoma"/>
              <w:sz w:val="24"/>
              <w:szCs w:val="24"/>
            </w:rPr>
          </w:rPrChange>
        </w:rPr>
      </w:pPr>
      <w:r>
        <w:rPr>
          <w:rFonts w:ascii="Tahoma" w:hAnsi="Tahoma" w:cs="Tahoma"/>
          <w:sz w:val="24"/>
          <w:szCs w:val="24"/>
        </w:rPr>
        <w:t>Handle payment of race registration</w:t>
      </w:r>
    </w:p>
    <w:p w14:paraId="70A48B84" w14:textId="0D802B60" w:rsidR="00424346" w:rsidRDefault="00424346">
      <w:pPr>
        <w:rPr>
          <w:ins w:id="72" w:author="Timothy McGuire" w:date="2025-11-11T14:20:00Z" w16du:dateUtc="2025-11-11T19:20:00Z"/>
          <w:rFonts w:ascii="Tahoma" w:hAnsi="Tahoma" w:cs="Tahoma"/>
          <w:b/>
          <w:sz w:val="24"/>
          <w:szCs w:val="24"/>
        </w:rPr>
      </w:pPr>
      <w:ins w:id="73" w:author="Timothy McGuire" w:date="2025-11-11T14:20:00Z" w16du:dateUtc="2025-11-11T19:20:00Z">
        <w:r>
          <w:rPr>
            <w:rFonts w:ascii="Tahoma" w:hAnsi="Tahoma" w:cs="Tahoma"/>
            <w:b/>
            <w:sz w:val="24"/>
            <w:szCs w:val="24"/>
          </w:rPr>
          <w:br w:type="page"/>
        </w:r>
      </w:ins>
    </w:p>
    <w:p w14:paraId="090CBDD2" w14:textId="1E961985" w:rsidR="00424346" w:rsidRPr="00424346" w:rsidDel="00424346" w:rsidRDefault="00424346" w:rsidP="00424346">
      <w:pPr>
        <w:rPr>
          <w:del w:id="74" w:author="Timothy McGuire" w:date="2025-11-11T14:20:00Z" w16du:dateUtc="2025-11-11T19:20:00Z"/>
          <w:rFonts w:ascii="Tahoma" w:hAnsi="Tahoma" w:cs="Tahoma"/>
          <w:b/>
          <w:sz w:val="24"/>
          <w:szCs w:val="24"/>
          <w:rPrChange w:id="75" w:author="Timothy McGuire" w:date="2025-11-11T14:20:00Z" w16du:dateUtc="2025-11-11T19:20:00Z">
            <w:rPr>
              <w:del w:id="76" w:author="Timothy McGuire" w:date="2025-11-11T14:20:00Z" w16du:dateUtc="2025-11-11T19:20:00Z"/>
            </w:rPr>
          </w:rPrChange>
        </w:rPr>
        <w:pPrChange w:id="77" w:author="Timothy McGuire" w:date="2025-11-11T14:20:00Z" w16du:dateUtc="2025-11-11T19:20:00Z">
          <w:pPr>
            <w:pStyle w:val="ListParagraph"/>
            <w:numPr>
              <w:numId w:val="8"/>
            </w:numPr>
            <w:ind w:hanging="360"/>
          </w:pPr>
        </w:pPrChange>
      </w:pPr>
    </w:p>
    <w:p w14:paraId="5FC4D595" w14:textId="77777777" w:rsidR="00C77BA9" w:rsidRPr="00BB73B1" w:rsidRDefault="00C77BA9" w:rsidP="00A85782">
      <w:pPr>
        <w:pStyle w:val="ListParagraph"/>
        <w:numPr>
          <w:ilvl w:val="0"/>
          <w:numId w:val="8"/>
        </w:numPr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Handle registration of guest boats per regatta</w:t>
      </w:r>
      <w:r w:rsidR="004502C4">
        <w:rPr>
          <w:rFonts w:ascii="Tahoma" w:hAnsi="Tahoma" w:cs="Tahoma"/>
          <w:sz w:val="24"/>
          <w:szCs w:val="24"/>
        </w:rPr>
        <w:t xml:space="preserve"> along with payment</w:t>
      </w:r>
    </w:p>
    <w:p w14:paraId="37B0AC0A" w14:textId="5BEB849E" w:rsidR="00C56B5D" w:rsidRPr="00424346" w:rsidRDefault="00C56B5D" w:rsidP="00BB73B1">
      <w:pPr>
        <w:pStyle w:val="ListParagraph"/>
        <w:numPr>
          <w:ilvl w:val="1"/>
          <w:numId w:val="8"/>
        </w:numPr>
        <w:rPr>
          <w:ins w:id="78" w:author="Timothy McGuire" w:date="2025-11-11T14:20:00Z" w16du:dateUtc="2025-11-11T19:20:00Z"/>
          <w:rFonts w:ascii="Tahoma" w:hAnsi="Tahoma" w:cs="Tahoma"/>
          <w:b/>
          <w:i/>
          <w:iCs/>
          <w:sz w:val="24"/>
          <w:szCs w:val="24"/>
          <w:rPrChange w:id="79" w:author="Timothy McGuire" w:date="2025-11-11T14:20:00Z" w16du:dateUtc="2025-11-11T19:20:00Z">
            <w:rPr>
              <w:ins w:id="80" w:author="Timothy McGuire" w:date="2025-11-11T14:20:00Z" w16du:dateUtc="2025-11-11T19:20:00Z"/>
              <w:rFonts w:ascii="Tahoma" w:hAnsi="Tahoma" w:cs="Tahoma"/>
              <w:i/>
              <w:iCs/>
              <w:sz w:val="24"/>
              <w:szCs w:val="24"/>
            </w:rPr>
          </w:rPrChange>
        </w:rPr>
      </w:pPr>
      <w:r w:rsidRPr="00BB73B1">
        <w:rPr>
          <w:rFonts w:ascii="Tahoma" w:hAnsi="Tahoma" w:cs="Tahoma"/>
          <w:i/>
          <w:iCs/>
          <w:sz w:val="24"/>
          <w:szCs w:val="24"/>
        </w:rPr>
        <w:t>Sheila Note: Have all of the clubs put a link to this part in their NOR so all guest boats are registered at one point only</w:t>
      </w:r>
    </w:p>
    <w:p w14:paraId="567436A6" w14:textId="2764D215" w:rsidR="00424346" w:rsidRPr="00424346" w:rsidRDefault="00424346" w:rsidP="00424346">
      <w:pPr>
        <w:rPr>
          <w:rFonts w:ascii="Helvetica" w:hAnsi="Helvetica" w:cs="Helvetica"/>
          <w:b/>
          <w:bCs/>
          <w:sz w:val="20"/>
          <w:szCs w:val="24"/>
          <w:rPrChange w:id="81" w:author="Timothy McGuire" w:date="2025-11-11T14:20:00Z" w16du:dateUtc="2025-11-11T19:20:00Z">
            <w:rPr/>
          </w:rPrChange>
        </w:rPr>
        <w:pPrChange w:id="82" w:author="Timothy McGuire" w:date="2025-11-11T14:20:00Z" w16du:dateUtc="2025-11-11T19:20:00Z">
          <w:pPr>
            <w:pStyle w:val="ListParagraph"/>
            <w:numPr>
              <w:ilvl w:val="1"/>
              <w:numId w:val="8"/>
            </w:numPr>
            <w:ind w:left="1440" w:hanging="360"/>
          </w:pPr>
        </w:pPrChange>
      </w:pPr>
      <w:ins w:id="83" w:author="Timothy McGuire" w:date="2025-11-11T14:20:00Z" w16du:dateUtc="2025-11-11T19:20:00Z">
        <w:r w:rsidRPr="00424346">
          <w:rPr>
            <w:rFonts w:ascii="Helvetica" w:hAnsi="Helvetica" w:cs="Helvetica"/>
            <w:b/>
            <w:sz w:val="20"/>
            <w:szCs w:val="24"/>
            <w:shd w:val="clear" w:color="auto" w:fill="FF0000"/>
            <w:rPrChange w:id="84" w:author="Timothy McGuire" w:date="2025-11-11T14:20:00Z" w16du:dateUtc="2025-11-11T19:20:00Z">
              <w:rPr>
                <w:rFonts w:ascii="Helvetica" w:hAnsi="Helvetica" w:cs="Helvetica"/>
                <w:b/>
                <w:i/>
                <w:iCs/>
                <w:sz w:val="20"/>
                <w:szCs w:val="24"/>
                <w:shd w:val="clear" w:color="auto" w:fill="FF0000"/>
              </w:rPr>
            </w:rPrChange>
          </w:rPr>
          <w:t>Task</w:t>
        </w:r>
        <w:r w:rsidRPr="00424346">
          <w:rPr>
            <w:rFonts w:ascii="Helvetica" w:hAnsi="Helvetica" w:cs="Helvetica"/>
            <w:b/>
            <w:sz w:val="20"/>
            <w:szCs w:val="24"/>
            <w:shd w:val="clear" w:color="auto" w:fill="FFFFFF"/>
            <w:rPrChange w:id="85" w:author="Timothy McGuire" w:date="2025-11-11T14:20:00Z" w16du:dateUtc="2025-11-11T19:20:00Z">
              <w:rPr>
                <w:rFonts w:ascii="Helvetica" w:hAnsi="Helvetica" w:cs="Helvetica"/>
                <w:b/>
                <w:i/>
                <w:iCs/>
                <w:sz w:val="20"/>
                <w:szCs w:val="24"/>
                <w:shd w:val="clear" w:color="auto" w:fill="FFFFFF"/>
              </w:rPr>
            </w:rPrChange>
          </w:rPr>
          <w:t>:</w:t>
        </w:r>
        <w:r w:rsidRPr="00424346">
          <w:rPr>
            <w:rFonts w:ascii="Helvetica" w:hAnsi="Helvetica" w:cs="Helvetica"/>
            <w:sz w:val="20"/>
            <w:szCs w:val="24"/>
            <w:shd w:val="clear" w:color="auto" w:fill="FFFFFF"/>
            <w:rPrChange w:id="86" w:author="Timothy McGuire" w:date="2025-11-11T14:20:00Z" w16du:dateUtc="2025-11-11T19:20:00Z">
              <w:rPr>
                <w:rFonts w:ascii="Helvetica" w:hAnsi="Helvetica" w:cs="Helvetica"/>
                <w:i/>
                <w:iCs/>
                <w:sz w:val="20"/>
                <w:szCs w:val="24"/>
                <w:shd w:val="clear" w:color="auto" w:fill="FFFFFF"/>
              </w:rPr>
            </w:rPrChange>
          </w:rPr>
          <w:t xml:space="preserve"> [</w:t>
        </w:r>
        <w:r w:rsidRPr="00424346">
          <w:rPr>
            <w:rFonts w:ascii="Helvetica" w:hAnsi="Helvetica" w:cs="Helvetica"/>
            <w:b/>
            <w:sz w:val="20"/>
            <w:szCs w:val="24"/>
            <w:shd w:val="clear" w:color="auto" w:fill="FFFFFF"/>
            <w:rPrChange w:id="87" w:author="Timothy McGuire" w:date="2025-11-11T14:20:00Z" w16du:dateUtc="2025-11-11T19:20:00Z">
              <w:rPr>
                <w:rFonts w:ascii="Helvetica" w:hAnsi="Helvetica" w:cs="Helvetica"/>
                <w:b/>
                <w:i/>
                <w:iCs/>
                <w:sz w:val="20"/>
                <w:szCs w:val="24"/>
                <w:shd w:val="clear" w:color="auto" w:fill="FFFFFF"/>
              </w:rPr>
            </w:rPrChange>
          </w:rPr>
          <w:t>2:20:38 PM</w:t>
        </w:r>
        <w:r w:rsidRPr="00424346">
          <w:rPr>
            <w:rFonts w:ascii="Helvetica" w:hAnsi="Helvetica" w:cs="Helvetica"/>
            <w:sz w:val="20"/>
            <w:szCs w:val="24"/>
            <w:shd w:val="clear" w:color="auto" w:fill="FFFFFF"/>
            <w:rPrChange w:id="88" w:author="Timothy McGuire" w:date="2025-11-11T14:20:00Z" w16du:dateUtc="2025-11-11T19:20:00Z">
              <w:rPr>
                <w:rFonts w:ascii="Helvetica" w:hAnsi="Helvetica" w:cs="Helvetica"/>
                <w:i/>
                <w:iCs/>
                <w:sz w:val="20"/>
                <w:szCs w:val="24"/>
                <w:shd w:val="clear" w:color="auto" w:fill="FFFFFF"/>
              </w:rPr>
            </w:rPrChange>
          </w:rPr>
          <w:t xml:space="preserve"> 11-Nov-2025] </w:t>
        </w:r>
        <w:r>
          <w:rPr>
            <w:rFonts w:ascii="Helvetica" w:hAnsi="Helvetica" w:cs="Helvetica"/>
            <w:b/>
            <w:bCs/>
            <w:sz w:val="20"/>
            <w:szCs w:val="24"/>
            <w:shd w:val="clear" w:color="auto" w:fill="FFFFFF"/>
          </w:rPr>
          <w:t>Guest login required, to capture PERSON, BOAT</w:t>
        </w:r>
      </w:ins>
      <w:ins w:id="89" w:author="Timothy McGuire" w:date="2025-11-11T14:21:00Z" w16du:dateUtc="2025-11-11T19:21:00Z">
        <w:r>
          <w:rPr>
            <w:rFonts w:ascii="Helvetica" w:hAnsi="Helvetica" w:cs="Helvetica"/>
            <w:b/>
            <w:bCs/>
            <w:sz w:val="20"/>
            <w:szCs w:val="24"/>
            <w:shd w:val="clear" w:color="auto" w:fill="FFFFFF"/>
          </w:rPr>
          <w:t>, PAYMENT</w:t>
        </w:r>
      </w:ins>
    </w:p>
    <w:p w14:paraId="1D42B1AA" w14:textId="77777777" w:rsidR="00C77BA9" w:rsidRPr="00424346" w:rsidRDefault="00C77BA9" w:rsidP="00A85782">
      <w:pPr>
        <w:pStyle w:val="ListParagraph"/>
        <w:numPr>
          <w:ilvl w:val="0"/>
          <w:numId w:val="8"/>
        </w:numPr>
        <w:rPr>
          <w:ins w:id="90" w:author="Timothy McGuire" w:date="2025-11-11T14:21:00Z" w16du:dateUtc="2025-11-11T19:21:00Z"/>
          <w:rFonts w:ascii="Tahoma" w:hAnsi="Tahoma" w:cs="Tahoma"/>
          <w:b/>
          <w:sz w:val="24"/>
          <w:szCs w:val="24"/>
          <w:rPrChange w:id="91" w:author="Timothy McGuire" w:date="2025-11-11T14:21:00Z" w16du:dateUtc="2025-11-11T19:21:00Z">
            <w:rPr>
              <w:ins w:id="92" w:author="Timothy McGuire" w:date="2025-11-11T14:21:00Z" w16du:dateUtc="2025-11-11T19:21:00Z"/>
              <w:rFonts w:ascii="Tahoma" w:hAnsi="Tahoma" w:cs="Tahoma"/>
              <w:sz w:val="24"/>
              <w:szCs w:val="24"/>
            </w:rPr>
          </w:rPrChange>
        </w:rPr>
      </w:pPr>
      <w:r>
        <w:rPr>
          <w:rFonts w:ascii="Tahoma" w:hAnsi="Tahoma" w:cs="Tahoma"/>
          <w:sz w:val="24"/>
          <w:szCs w:val="24"/>
        </w:rPr>
        <w:t>Handle payment for class changes</w:t>
      </w:r>
    </w:p>
    <w:p w14:paraId="77C352A1" w14:textId="7A817191" w:rsidR="00424346" w:rsidRPr="00424346" w:rsidRDefault="00424346" w:rsidP="00424346">
      <w:pPr>
        <w:rPr>
          <w:rFonts w:ascii="Helvetica" w:hAnsi="Helvetica" w:cs="Helvetica"/>
          <w:b/>
          <w:sz w:val="20"/>
          <w:szCs w:val="24"/>
          <w:rPrChange w:id="93" w:author="Timothy McGuire" w:date="2025-11-11T14:21:00Z" w16du:dateUtc="2025-11-11T19:21:00Z">
            <w:rPr/>
          </w:rPrChange>
        </w:rPr>
        <w:pPrChange w:id="94" w:author="Timothy McGuire" w:date="2025-11-11T14:21:00Z" w16du:dateUtc="2025-11-11T19:21:00Z">
          <w:pPr>
            <w:pStyle w:val="ListParagraph"/>
            <w:numPr>
              <w:numId w:val="8"/>
            </w:numPr>
            <w:ind w:hanging="360"/>
          </w:pPr>
        </w:pPrChange>
      </w:pPr>
      <w:ins w:id="95" w:author="Timothy McGuire" w:date="2025-11-11T14:21:00Z" w16du:dateUtc="2025-11-11T19:21:00Z">
        <w:r>
          <w:rPr>
            <w:rFonts w:ascii="Helvetica" w:hAnsi="Helvetica" w:cs="Helvetica"/>
            <w:b/>
            <w:sz w:val="20"/>
            <w:szCs w:val="24"/>
            <w:shd w:val="clear" w:color="auto" w:fill="FF0000"/>
          </w:rPr>
          <w:t>Task</w:t>
        </w:r>
        <w:r>
          <w:rPr>
            <w:rFonts w:ascii="Helvetica" w:hAnsi="Helvetica" w:cs="Helvetica"/>
            <w:b/>
            <w:sz w:val="20"/>
            <w:szCs w:val="24"/>
            <w:shd w:val="clear" w:color="auto" w:fill="FFFFFF"/>
          </w:rPr>
          <w:t>:</w:t>
        </w:r>
        <w:r>
          <w:rPr>
            <w:rFonts w:ascii="Helvetica" w:hAnsi="Helvetica" w:cs="Helvetica"/>
            <w:sz w:val="20"/>
            <w:szCs w:val="24"/>
            <w:shd w:val="clear" w:color="auto" w:fill="FFFFFF"/>
          </w:rPr>
          <w:t xml:space="preserve"> [</w:t>
        </w:r>
        <w:r>
          <w:rPr>
            <w:rFonts w:ascii="Helvetica" w:hAnsi="Helvetica" w:cs="Helvetica"/>
            <w:b/>
            <w:sz w:val="20"/>
            <w:szCs w:val="24"/>
            <w:shd w:val="clear" w:color="auto" w:fill="FFFFFF"/>
          </w:rPr>
          <w:t>2:21:13 PM</w:t>
        </w:r>
        <w:r>
          <w:rPr>
            <w:rFonts w:ascii="Helvetica" w:hAnsi="Helvetica" w:cs="Helvetica"/>
            <w:sz w:val="20"/>
            <w:szCs w:val="24"/>
            <w:shd w:val="clear" w:color="auto" w:fill="FFFFFF"/>
          </w:rPr>
          <w:t xml:space="preserve"> 11-Nov-2025] </w:t>
        </w:r>
        <w:r>
          <w:rPr>
            <w:rFonts w:ascii="Helvetica" w:hAnsi="Helvetica" w:cs="Helvetica"/>
            <w:b/>
            <w:sz w:val="20"/>
            <w:szCs w:val="24"/>
            <w:shd w:val="clear" w:color="auto" w:fill="FFFFFF"/>
          </w:rPr>
          <w:t>Store Item keyed to changing Classes inside a SERIES</w:t>
        </w:r>
      </w:ins>
    </w:p>
    <w:p w14:paraId="22A675E4" w14:textId="77777777" w:rsidR="00A458B1" w:rsidRPr="00424346" w:rsidRDefault="00A458B1" w:rsidP="00A85782">
      <w:pPr>
        <w:pStyle w:val="ListParagraph"/>
        <w:numPr>
          <w:ilvl w:val="0"/>
          <w:numId w:val="8"/>
        </w:numPr>
        <w:rPr>
          <w:ins w:id="96" w:author="Timothy McGuire" w:date="2025-11-11T14:23:00Z" w16du:dateUtc="2025-11-11T19:23:00Z"/>
          <w:rFonts w:ascii="Tahoma" w:hAnsi="Tahoma" w:cs="Tahoma"/>
          <w:b/>
          <w:sz w:val="24"/>
          <w:szCs w:val="24"/>
          <w:rPrChange w:id="97" w:author="Timothy McGuire" w:date="2025-11-11T14:23:00Z" w16du:dateUtc="2025-11-11T19:23:00Z">
            <w:rPr>
              <w:ins w:id="98" w:author="Timothy McGuire" w:date="2025-11-11T14:23:00Z" w16du:dateUtc="2025-11-11T19:23:00Z"/>
              <w:rFonts w:ascii="Tahoma" w:hAnsi="Tahoma" w:cs="Tahoma"/>
              <w:sz w:val="24"/>
              <w:szCs w:val="24"/>
            </w:rPr>
          </w:rPrChange>
        </w:rPr>
      </w:pPr>
      <w:r>
        <w:rPr>
          <w:rFonts w:ascii="Tahoma" w:hAnsi="Tahoma" w:cs="Tahoma"/>
          <w:sz w:val="24"/>
          <w:szCs w:val="24"/>
        </w:rPr>
        <w:t>Handle boats that are dual owned, i.e. both owners need to register with the same boat</w:t>
      </w:r>
    </w:p>
    <w:p w14:paraId="22F921CC" w14:textId="77777777" w:rsidR="00424346" w:rsidRPr="00C77BA9" w:rsidDel="00424346" w:rsidRDefault="00424346" w:rsidP="00424346">
      <w:pPr>
        <w:pStyle w:val="ListParagraph"/>
        <w:numPr>
          <w:ilvl w:val="0"/>
          <w:numId w:val="8"/>
        </w:numPr>
        <w:rPr>
          <w:del w:id="99" w:author="Timothy McGuire" w:date="2025-11-11T14:23:00Z" w16du:dateUtc="2025-11-11T19:23:00Z"/>
          <w:moveTo w:id="100" w:author="Timothy McGuire" w:date="2025-11-11T14:23:00Z" w16du:dateUtc="2025-11-11T19:23:00Z"/>
          <w:rFonts w:ascii="Tahoma" w:hAnsi="Tahoma" w:cs="Tahoma"/>
          <w:b/>
          <w:sz w:val="24"/>
          <w:szCs w:val="24"/>
        </w:rPr>
      </w:pPr>
      <w:moveToRangeStart w:id="101" w:author="Timothy McGuire" w:date="2025-11-11T14:23:00Z" w:name="move213763412"/>
      <w:moveTo w:id="102" w:author="Timothy McGuire" w:date="2025-11-11T14:23:00Z" w16du:dateUtc="2025-11-11T19:23:00Z">
        <w:r>
          <w:rPr>
            <w:rFonts w:ascii="Tahoma" w:hAnsi="Tahoma" w:cs="Tahoma"/>
            <w:sz w:val="24"/>
            <w:szCs w:val="24"/>
          </w:rPr>
          <w:t>Handle owners with multiple boats</w:t>
        </w:r>
      </w:moveTo>
    </w:p>
    <w:moveToRangeEnd w:id="101"/>
    <w:p w14:paraId="1BEEC755" w14:textId="77777777" w:rsidR="00424346" w:rsidRPr="00424346" w:rsidRDefault="00424346" w:rsidP="00424346">
      <w:pPr>
        <w:pStyle w:val="ListParagraph"/>
        <w:numPr>
          <w:ilvl w:val="0"/>
          <w:numId w:val="8"/>
        </w:numPr>
        <w:rPr>
          <w:ins w:id="103" w:author="Timothy McGuire" w:date="2025-11-11T14:21:00Z" w16du:dateUtc="2025-11-11T19:21:00Z"/>
          <w:rFonts w:ascii="Tahoma" w:hAnsi="Tahoma" w:cs="Tahoma"/>
          <w:b/>
          <w:sz w:val="24"/>
          <w:szCs w:val="24"/>
          <w:rPrChange w:id="104" w:author="Timothy McGuire" w:date="2025-11-11T14:23:00Z" w16du:dateUtc="2025-11-11T19:23:00Z">
            <w:rPr>
              <w:ins w:id="105" w:author="Timothy McGuire" w:date="2025-11-11T14:21:00Z" w16du:dateUtc="2025-11-11T19:21:00Z"/>
              <w:rFonts w:ascii="Tahoma" w:hAnsi="Tahoma" w:cs="Tahoma"/>
              <w:sz w:val="24"/>
              <w:szCs w:val="24"/>
            </w:rPr>
          </w:rPrChange>
        </w:rPr>
      </w:pPr>
    </w:p>
    <w:p w14:paraId="7096DD4B" w14:textId="7ED19E75" w:rsidR="00424346" w:rsidRPr="00424346" w:rsidRDefault="00424346" w:rsidP="00424346">
      <w:pPr>
        <w:rPr>
          <w:rFonts w:ascii="Helvetica" w:hAnsi="Helvetica" w:cs="Helvetica"/>
          <w:b/>
          <w:sz w:val="20"/>
          <w:szCs w:val="24"/>
          <w:rPrChange w:id="106" w:author="Timothy McGuire" w:date="2025-11-11T14:21:00Z" w16du:dateUtc="2025-11-11T19:21:00Z">
            <w:rPr/>
          </w:rPrChange>
        </w:rPr>
        <w:pPrChange w:id="107" w:author="Timothy McGuire" w:date="2025-11-11T14:21:00Z" w16du:dateUtc="2025-11-11T19:21:00Z">
          <w:pPr>
            <w:pStyle w:val="ListParagraph"/>
            <w:numPr>
              <w:numId w:val="8"/>
            </w:numPr>
            <w:ind w:hanging="360"/>
          </w:pPr>
        </w:pPrChange>
      </w:pPr>
      <w:ins w:id="108" w:author="Timothy McGuire" w:date="2025-11-11T14:21:00Z" w16du:dateUtc="2025-11-11T19:21:00Z">
        <w:r>
          <w:rPr>
            <w:rFonts w:ascii="Helvetica" w:hAnsi="Helvetica" w:cs="Helvetica"/>
            <w:b/>
            <w:sz w:val="20"/>
            <w:szCs w:val="24"/>
            <w:shd w:val="clear" w:color="auto" w:fill="FFFF00"/>
          </w:rPr>
          <w:t>Note</w:t>
        </w:r>
        <w:r>
          <w:rPr>
            <w:rFonts w:ascii="Helvetica" w:hAnsi="Helvetica" w:cs="Helvetica"/>
            <w:b/>
            <w:sz w:val="20"/>
            <w:szCs w:val="24"/>
            <w:shd w:val="clear" w:color="auto" w:fill="FFFFFF"/>
          </w:rPr>
          <w:t>:</w:t>
        </w:r>
        <w:r>
          <w:rPr>
            <w:rFonts w:ascii="Helvetica" w:hAnsi="Helvetica" w:cs="Helvetica"/>
            <w:sz w:val="20"/>
            <w:szCs w:val="24"/>
            <w:shd w:val="clear" w:color="auto" w:fill="FFFFFF"/>
          </w:rPr>
          <w:t xml:space="preserve"> [</w:t>
        </w:r>
        <w:r>
          <w:rPr>
            <w:rFonts w:ascii="Helvetica" w:hAnsi="Helvetica" w:cs="Helvetica"/>
            <w:b/>
            <w:sz w:val="20"/>
            <w:szCs w:val="24"/>
            <w:shd w:val="clear" w:color="auto" w:fill="FFFFFF"/>
          </w:rPr>
          <w:t>2:21:45 PM</w:t>
        </w:r>
        <w:r>
          <w:rPr>
            <w:rFonts w:ascii="Helvetica" w:hAnsi="Helvetica" w:cs="Helvetica"/>
            <w:sz w:val="20"/>
            <w:szCs w:val="24"/>
            <w:shd w:val="clear" w:color="auto" w:fill="FFFFFF"/>
          </w:rPr>
          <w:t xml:space="preserve"> 11-Nov-2025] </w:t>
        </w:r>
      </w:ins>
      <w:ins w:id="109" w:author="Timothy McGuire" w:date="2025-11-11T14:22:00Z" w16du:dateUtc="2025-11-11T19:22:00Z">
        <w:r>
          <w:rPr>
            <w:rFonts w:ascii="Helvetica" w:hAnsi="Helvetica" w:cs="Helvetica"/>
            <w:b/>
            <w:sz w:val="20"/>
            <w:szCs w:val="24"/>
            <w:shd w:val="clear" w:color="auto" w:fill="FFFFFF"/>
          </w:rPr>
          <w:t>BOATs and PERSONs are separate in the DB design, and linked, one to many, many to one, e.g.: One BOAT can be owned by ma</w:t>
        </w:r>
      </w:ins>
    </w:p>
    <w:p w14:paraId="670568F8" w14:textId="675DDA75" w:rsidR="00A458B1" w:rsidRPr="00C77BA9" w:rsidDel="00424346" w:rsidRDefault="00A458B1" w:rsidP="00A85782">
      <w:pPr>
        <w:pStyle w:val="ListParagraph"/>
        <w:numPr>
          <w:ilvl w:val="0"/>
          <w:numId w:val="8"/>
        </w:numPr>
        <w:rPr>
          <w:moveFrom w:id="110" w:author="Timothy McGuire" w:date="2025-11-11T14:23:00Z" w16du:dateUtc="2025-11-11T19:23:00Z"/>
          <w:rFonts w:ascii="Tahoma" w:hAnsi="Tahoma" w:cs="Tahoma"/>
          <w:b/>
          <w:sz w:val="24"/>
          <w:szCs w:val="24"/>
        </w:rPr>
      </w:pPr>
      <w:moveFromRangeStart w:id="111" w:author="Timothy McGuire" w:date="2025-11-11T14:23:00Z" w:name="move213763412"/>
      <w:moveFrom w:id="112" w:author="Timothy McGuire" w:date="2025-11-11T14:23:00Z" w16du:dateUtc="2025-11-11T19:23:00Z">
        <w:r w:rsidDel="00424346">
          <w:rPr>
            <w:rFonts w:ascii="Tahoma" w:hAnsi="Tahoma" w:cs="Tahoma"/>
            <w:sz w:val="24"/>
            <w:szCs w:val="24"/>
          </w:rPr>
          <w:t>Handle owners with multiple boats</w:t>
        </w:r>
      </w:moveFrom>
    </w:p>
    <w:moveFromRangeEnd w:id="111"/>
    <w:p w14:paraId="5F502407" w14:textId="5D236BE8" w:rsidR="00424346" w:rsidRPr="00424346" w:rsidRDefault="00C77BA9" w:rsidP="00424346">
      <w:pPr>
        <w:pStyle w:val="ListParagraph"/>
        <w:numPr>
          <w:ilvl w:val="0"/>
          <w:numId w:val="8"/>
        </w:numPr>
        <w:rPr>
          <w:ins w:id="113" w:author="Timothy McGuire" w:date="2025-11-11T14:23:00Z" w16du:dateUtc="2025-11-11T19:23:00Z"/>
          <w:rFonts w:ascii="Tahoma" w:hAnsi="Tahoma" w:cs="Tahoma"/>
          <w:b/>
          <w:sz w:val="24"/>
          <w:szCs w:val="24"/>
          <w:rPrChange w:id="114" w:author="Timothy McGuire" w:date="2025-11-11T14:23:00Z" w16du:dateUtc="2025-11-11T19:23:00Z">
            <w:rPr>
              <w:ins w:id="115" w:author="Timothy McGuire" w:date="2025-11-11T14:23:00Z" w16du:dateUtc="2025-11-11T19:23:00Z"/>
              <w:rFonts w:ascii="Tahoma" w:hAnsi="Tahoma" w:cs="Tahoma"/>
              <w:sz w:val="24"/>
              <w:szCs w:val="24"/>
            </w:rPr>
          </w:rPrChange>
        </w:rPr>
      </w:pPr>
      <w:r>
        <w:rPr>
          <w:rFonts w:ascii="Tahoma" w:hAnsi="Tahoma" w:cs="Tahoma"/>
          <w:sz w:val="24"/>
          <w:szCs w:val="24"/>
        </w:rPr>
        <w:t>Handle certificat</w:t>
      </w:r>
      <w:r w:rsidR="00270A0D">
        <w:rPr>
          <w:rFonts w:ascii="Tahoma" w:hAnsi="Tahoma" w:cs="Tahoma"/>
          <w:sz w:val="24"/>
          <w:szCs w:val="24"/>
        </w:rPr>
        <w:t>e (rating)</w:t>
      </w:r>
      <w:r>
        <w:rPr>
          <w:rFonts w:ascii="Tahoma" w:hAnsi="Tahoma" w:cs="Tahoma"/>
          <w:sz w:val="24"/>
          <w:szCs w:val="24"/>
        </w:rPr>
        <w:t xml:space="preserve"> changes</w:t>
      </w:r>
    </w:p>
    <w:p w14:paraId="62626E4C" w14:textId="12F76958" w:rsidR="00424346" w:rsidRPr="00424346" w:rsidRDefault="00424346" w:rsidP="00424346">
      <w:pPr>
        <w:rPr>
          <w:rFonts w:ascii="Helvetica" w:hAnsi="Helvetica" w:cs="Helvetica"/>
          <w:b/>
          <w:sz w:val="20"/>
          <w:szCs w:val="24"/>
          <w:rPrChange w:id="116" w:author="Timothy McGuire" w:date="2025-11-11T14:23:00Z" w16du:dateUtc="2025-11-11T19:23:00Z">
            <w:rPr/>
          </w:rPrChange>
        </w:rPr>
        <w:pPrChange w:id="117" w:author="Timothy McGuire" w:date="2025-11-11T14:23:00Z" w16du:dateUtc="2025-11-11T19:23:00Z">
          <w:pPr>
            <w:pStyle w:val="ListParagraph"/>
            <w:numPr>
              <w:numId w:val="8"/>
            </w:numPr>
            <w:ind w:hanging="360"/>
          </w:pPr>
        </w:pPrChange>
      </w:pPr>
      <w:ins w:id="118" w:author="Timothy McGuire" w:date="2025-11-11T14:23:00Z" w16du:dateUtc="2025-11-11T19:23:00Z">
        <w:r>
          <w:rPr>
            <w:rFonts w:ascii="Helvetica" w:hAnsi="Helvetica" w:cs="Helvetica"/>
            <w:b/>
            <w:sz w:val="20"/>
            <w:szCs w:val="24"/>
            <w:shd w:val="clear" w:color="auto" w:fill="FF0000"/>
          </w:rPr>
          <w:t>Task</w:t>
        </w:r>
        <w:r>
          <w:rPr>
            <w:rFonts w:ascii="Helvetica" w:hAnsi="Helvetica" w:cs="Helvetica"/>
            <w:b/>
            <w:sz w:val="20"/>
            <w:szCs w:val="24"/>
            <w:shd w:val="clear" w:color="auto" w:fill="FFFFFF"/>
          </w:rPr>
          <w:t>:</w:t>
        </w:r>
        <w:r>
          <w:rPr>
            <w:rFonts w:ascii="Helvetica" w:hAnsi="Helvetica" w:cs="Helvetica"/>
            <w:sz w:val="20"/>
            <w:szCs w:val="24"/>
            <w:shd w:val="clear" w:color="auto" w:fill="FFFFFF"/>
          </w:rPr>
          <w:t xml:space="preserve"> [</w:t>
        </w:r>
        <w:r>
          <w:rPr>
            <w:rFonts w:ascii="Helvetica" w:hAnsi="Helvetica" w:cs="Helvetica"/>
            <w:b/>
            <w:sz w:val="20"/>
            <w:szCs w:val="24"/>
            <w:shd w:val="clear" w:color="auto" w:fill="FFFFFF"/>
          </w:rPr>
          <w:t>2:23:31 PM</w:t>
        </w:r>
        <w:r>
          <w:rPr>
            <w:rFonts w:ascii="Helvetica" w:hAnsi="Helvetica" w:cs="Helvetica"/>
            <w:sz w:val="20"/>
            <w:szCs w:val="24"/>
            <w:shd w:val="clear" w:color="auto" w:fill="FFFFFF"/>
          </w:rPr>
          <w:t xml:space="preserve"> 11-Nov-2025] </w:t>
        </w:r>
        <w:r>
          <w:rPr>
            <w:rFonts w:ascii="Helvetica" w:hAnsi="Helvetica" w:cs="Helvetica"/>
            <w:b/>
            <w:sz w:val="20"/>
            <w:szCs w:val="24"/>
            <w:shd w:val="clear" w:color="auto" w:fill="FFFFFF"/>
          </w:rPr>
          <w:t>To be controlled by RACE, REGATTA, and SERIES, cannot affect RACEs in the PAST</w:t>
        </w:r>
      </w:ins>
      <w:ins w:id="119" w:author="Timothy McGuire" w:date="2025-11-11T14:24:00Z" w16du:dateUtc="2025-11-11T19:24:00Z">
        <w:r>
          <w:rPr>
            <w:rFonts w:ascii="Helvetica" w:hAnsi="Helvetica" w:cs="Helvetica"/>
            <w:b/>
            <w:sz w:val="20"/>
            <w:szCs w:val="24"/>
            <w:shd w:val="clear" w:color="auto" w:fill="FFFFFF"/>
          </w:rPr>
          <w:t xml:space="preserve"> with ADMIN override</w:t>
        </w:r>
      </w:ins>
    </w:p>
    <w:p w14:paraId="63165302" w14:textId="77777777" w:rsidR="00A458B1" w:rsidRPr="00424346" w:rsidRDefault="00A458B1" w:rsidP="00A85782">
      <w:pPr>
        <w:pStyle w:val="ListParagraph"/>
        <w:numPr>
          <w:ilvl w:val="0"/>
          <w:numId w:val="8"/>
        </w:numPr>
        <w:rPr>
          <w:ins w:id="120" w:author="Timothy McGuire" w:date="2025-11-11T14:24:00Z" w16du:dateUtc="2025-11-11T19:24:00Z"/>
          <w:rFonts w:ascii="Tahoma" w:hAnsi="Tahoma" w:cs="Tahoma"/>
          <w:b/>
          <w:sz w:val="24"/>
          <w:szCs w:val="24"/>
          <w:rPrChange w:id="121" w:author="Timothy McGuire" w:date="2025-11-11T14:24:00Z" w16du:dateUtc="2025-11-11T19:24:00Z">
            <w:rPr>
              <w:ins w:id="122" w:author="Timothy McGuire" w:date="2025-11-11T14:24:00Z" w16du:dateUtc="2025-11-11T19:24:00Z"/>
              <w:rFonts w:ascii="Tahoma" w:hAnsi="Tahoma" w:cs="Tahoma"/>
              <w:sz w:val="24"/>
              <w:szCs w:val="24"/>
            </w:rPr>
          </w:rPrChange>
        </w:rPr>
      </w:pPr>
      <w:r>
        <w:rPr>
          <w:rFonts w:ascii="Tahoma" w:hAnsi="Tahoma" w:cs="Tahoma"/>
          <w:sz w:val="24"/>
          <w:szCs w:val="24"/>
        </w:rPr>
        <w:t>Possibility of handling Junior Sailing program registration</w:t>
      </w:r>
    </w:p>
    <w:p w14:paraId="0BB83859" w14:textId="0354137A" w:rsidR="00424346" w:rsidRPr="00424346" w:rsidRDefault="00424346" w:rsidP="00424346">
      <w:pPr>
        <w:rPr>
          <w:rFonts w:ascii="Helvetica" w:hAnsi="Helvetica" w:cs="Helvetica"/>
          <w:b/>
          <w:sz w:val="20"/>
          <w:szCs w:val="24"/>
          <w:rPrChange w:id="123" w:author="Timothy McGuire" w:date="2025-11-11T14:24:00Z" w16du:dateUtc="2025-11-11T19:24:00Z">
            <w:rPr/>
          </w:rPrChange>
        </w:rPr>
        <w:pPrChange w:id="124" w:author="Timothy McGuire" w:date="2025-11-11T14:24:00Z" w16du:dateUtc="2025-11-11T19:24:00Z">
          <w:pPr>
            <w:pStyle w:val="ListParagraph"/>
            <w:numPr>
              <w:numId w:val="8"/>
            </w:numPr>
            <w:ind w:hanging="360"/>
          </w:pPr>
        </w:pPrChange>
      </w:pPr>
      <w:ins w:id="125" w:author="Timothy McGuire" w:date="2025-11-11T14:24:00Z" w16du:dateUtc="2025-11-11T19:24:00Z">
        <w:r>
          <w:rPr>
            <w:rFonts w:ascii="Helvetica" w:hAnsi="Helvetica" w:cs="Helvetica"/>
            <w:b/>
            <w:sz w:val="20"/>
            <w:szCs w:val="24"/>
            <w:shd w:val="clear" w:color="auto" w:fill="FFFF00"/>
          </w:rPr>
          <w:t>Note</w:t>
        </w:r>
        <w:r>
          <w:rPr>
            <w:rFonts w:ascii="Helvetica" w:hAnsi="Helvetica" w:cs="Helvetica"/>
            <w:b/>
            <w:sz w:val="20"/>
            <w:szCs w:val="24"/>
            <w:shd w:val="clear" w:color="auto" w:fill="FFFFFF"/>
          </w:rPr>
          <w:t>:</w:t>
        </w:r>
        <w:r>
          <w:rPr>
            <w:rFonts w:ascii="Helvetica" w:hAnsi="Helvetica" w:cs="Helvetica"/>
            <w:sz w:val="20"/>
            <w:szCs w:val="24"/>
            <w:shd w:val="clear" w:color="auto" w:fill="FFFFFF"/>
          </w:rPr>
          <w:t xml:space="preserve"> [</w:t>
        </w:r>
        <w:r>
          <w:rPr>
            <w:rFonts w:ascii="Helvetica" w:hAnsi="Helvetica" w:cs="Helvetica"/>
            <w:b/>
            <w:sz w:val="20"/>
            <w:szCs w:val="24"/>
            <w:shd w:val="clear" w:color="auto" w:fill="FFFFFF"/>
          </w:rPr>
          <w:t>2:24:17 PM</w:t>
        </w:r>
        <w:r>
          <w:rPr>
            <w:rFonts w:ascii="Helvetica" w:hAnsi="Helvetica" w:cs="Helvetica"/>
            <w:sz w:val="20"/>
            <w:szCs w:val="24"/>
            <w:shd w:val="clear" w:color="auto" w:fill="FFFFFF"/>
          </w:rPr>
          <w:t xml:space="preserve"> 11-Nov-2025] </w:t>
        </w:r>
        <w:r>
          <w:rPr>
            <w:rFonts w:ascii="Helvetica" w:hAnsi="Helvetica" w:cs="Helvetica"/>
            <w:b/>
            <w:sz w:val="20"/>
            <w:szCs w:val="24"/>
            <w:shd w:val="clear" w:color="auto" w:fill="FFFFFF"/>
          </w:rPr>
          <w:t xml:space="preserve">Just another </w:t>
        </w:r>
        <w:r w:rsidR="003129CF">
          <w:rPr>
            <w:rFonts w:ascii="Helvetica" w:hAnsi="Helvetica" w:cs="Helvetica"/>
            <w:b/>
            <w:sz w:val="20"/>
            <w:szCs w:val="24"/>
            <w:shd w:val="clear" w:color="auto" w:fill="FFFFFF"/>
          </w:rPr>
          <w:t>SERIES, with BOATs, and PERSONs</w:t>
        </w:r>
      </w:ins>
    </w:p>
    <w:p w14:paraId="60A338CA" w14:textId="77777777" w:rsidR="003129CF" w:rsidRDefault="003129CF">
      <w:pPr>
        <w:rPr>
          <w:ins w:id="126" w:author="Timothy McGuire" w:date="2025-11-11T14:24:00Z" w16du:dateUtc="2025-11-11T19:24:00Z"/>
          <w:rFonts w:ascii="Tahoma" w:hAnsi="Tahoma" w:cs="Tahoma"/>
          <w:b/>
          <w:sz w:val="24"/>
          <w:szCs w:val="24"/>
        </w:rPr>
      </w:pPr>
      <w:ins w:id="127" w:author="Timothy McGuire" w:date="2025-11-11T14:24:00Z" w16du:dateUtc="2025-11-11T19:24:00Z">
        <w:r>
          <w:rPr>
            <w:rFonts w:ascii="Tahoma" w:hAnsi="Tahoma" w:cs="Tahoma"/>
            <w:b/>
            <w:sz w:val="24"/>
            <w:szCs w:val="24"/>
          </w:rPr>
          <w:br w:type="page"/>
        </w:r>
      </w:ins>
    </w:p>
    <w:p w14:paraId="6A7B7247" w14:textId="6CF3D0EE" w:rsidR="00F72CC9" w:rsidRDefault="004502C4">
      <w:pPr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lastRenderedPageBreak/>
        <w:t xml:space="preserve">Pre-season </w:t>
      </w:r>
      <w:r w:rsidR="00F72CC9" w:rsidRPr="00F72CC9">
        <w:rPr>
          <w:rFonts w:ascii="Tahoma" w:hAnsi="Tahoma" w:cs="Tahoma"/>
          <w:b/>
          <w:sz w:val="24"/>
          <w:szCs w:val="24"/>
        </w:rPr>
        <w:t>Setup</w:t>
      </w:r>
    </w:p>
    <w:p w14:paraId="1CDC05FB" w14:textId="77777777" w:rsidR="004502C4" w:rsidRDefault="004502C4" w:rsidP="004502C4">
      <w:pPr>
        <w:pStyle w:val="ListParagraph"/>
        <w:numPr>
          <w:ilvl w:val="0"/>
          <w:numId w:val="9"/>
        </w:numPr>
        <w:rPr>
          <w:ins w:id="128" w:author="Timothy McGuire" w:date="2025-11-11T14:25:00Z" w16du:dateUtc="2025-11-11T19:25:00Z"/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Setup list of regattas for the season as well as requirements for qualification</w:t>
      </w:r>
    </w:p>
    <w:p w14:paraId="5BF13726" w14:textId="2CEF9882" w:rsidR="003129CF" w:rsidRDefault="003129CF" w:rsidP="003129CF">
      <w:pPr>
        <w:rPr>
          <w:ins w:id="129" w:author="Timothy McGuire" w:date="2025-11-11T14:25:00Z" w16du:dateUtc="2025-11-11T19:25:00Z"/>
          <w:rFonts w:ascii="Helvetica" w:hAnsi="Helvetica" w:cs="Helvetica"/>
          <w:b/>
          <w:bCs/>
          <w:sz w:val="20"/>
          <w:szCs w:val="24"/>
          <w:shd w:val="clear" w:color="auto" w:fill="FFFFFF"/>
        </w:rPr>
      </w:pPr>
      <w:ins w:id="130" w:author="Timothy McGuire" w:date="2025-11-11T14:25:00Z" w16du:dateUtc="2025-11-11T19:25:00Z">
        <w:r>
          <w:rPr>
            <w:rFonts w:ascii="Helvetica" w:hAnsi="Helvetica" w:cs="Helvetica"/>
            <w:b/>
            <w:sz w:val="20"/>
            <w:szCs w:val="24"/>
            <w:shd w:val="clear" w:color="auto" w:fill="FF0000"/>
          </w:rPr>
          <w:t>Task</w:t>
        </w:r>
        <w:r>
          <w:rPr>
            <w:rFonts w:ascii="Helvetica" w:hAnsi="Helvetica" w:cs="Helvetica"/>
            <w:b/>
            <w:sz w:val="20"/>
            <w:szCs w:val="24"/>
            <w:shd w:val="clear" w:color="auto" w:fill="FFFFFF"/>
          </w:rPr>
          <w:t>:</w:t>
        </w:r>
        <w:r>
          <w:rPr>
            <w:rFonts w:ascii="Helvetica" w:hAnsi="Helvetica" w:cs="Helvetica"/>
            <w:sz w:val="20"/>
            <w:szCs w:val="24"/>
            <w:shd w:val="clear" w:color="auto" w:fill="FFFFFF"/>
          </w:rPr>
          <w:t xml:space="preserve"> [</w:t>
        </w:r>
        <w:r>
          <w:rPr>
            <w:rFonts w:ascii="Helvetica" w:hAnsi="Helvetica" w:cs="Helvetica"/>
            <w:b/>
            <w:sz w:val="20"/>
            <w:szCs w:val="24"/>
            <w:shd w:val="clear" w:color="auto" w:fill="FFFFFF"/>
          </w:rPr>
          <w:t>2:25:09 PM</w:t>
        </w:r>
        <w:r>
          <w:rPr>
            <w:rFonts w:ascii="Helvetica" w:hAnsi="Helvetica" w:cs="Helvetica"/>
            <w:sz w:val="20"/>
            <w:szCs w:val="24"/>
            <w:shd w:val="clear" w:color="auto" w:fill="FFFFFF"/>
          </w:rPr>
          <w:t xml:space="preserve"> 11-Nov-2025] </w:t>
        </w:r>
        <w:r>
          <w:rPr>
            <w:rFonts w:ascii="Helvetica" w:hAnsi="Helvetica" w:cs="Helvetica"/>
            <w:b/>
            <w:bCs/>
            <w:sz w:val="20"/>
            <w:szCs w:val="24"/>
            <w:shd w:val="clear" w:color="auto" w:fill="FFFFFF"/>
          </w:rPr>
          <w:t>Configuration work after APP is UP, from the UI for ADMINs</w:t>
        </w:r>
      </w:ins>
    </w:p>
    <w:p w14:paraId="31E98B92" w14:textId="59B02A57" w:rsidR="003129CF" w:rsidRDefault="003129CF" w:rsidP="003129CF">
      <w:pPr>
        <w:rPr>
          <w:ins w:id="131" w:author="Timothy McGuire" w:date="2025-11-11T14:26:00Z" w16du:dateUtc="2025-11-11T19:26:00Z"/>
          <w:rFonts w:ascii="Helvetica" w:hAnsi="Helvetica" w:cs="Helvetica"/>
          <w:b/>
          <w:bCs/>
          <w:sz w:val="20"/>
          <w:szCs w:val="24"/>
          <w:shd w:val="clear" w:color="auto" w:fill="FFFFFF"/>
        </w:rPr>
      </w:pPr>
      <w:ins w:id="132" w:author="Timothy McGuire" w:date="2025-11-11T14:25:00Z" w16du:dateUtc="2025-11-11T19:25:00Z">
        <w:r>
          <w:rPr>
            <w:rFonts w:ascii="Helvetica" w:hAnsi="Helvetica" w:cs="Helvetica"/>
            <w:b/>
            <w:bCs/>
            <w:sz w:val="20"/>
            <w:szCs w:val="24"/>
            <w:shd w:val="clear" w:color="auto" w:fill="FF0000"/>
          </w:rPr>
          <w:t>Task</w:t>
        </w:r>
        <w:r>
          <w:rPr>
            <w:rFonts w:ascii="Helvetica" w:hAnsi="Helvetica" w:cs="Helvetica"/>
            <w:b/>
            <w:bCs/>
            <w:sz w:val="20"/>
            <w:szCs w:val="24"/>
            <w:shd w:val="clear" w:color="auto" w:fill="FFFFFF"/>
          </w:rPr>
          <w:t>:</w:t>
        </w:r>
        <w:r>
          <w:rPr>
            <w:rFonts w:ascii="Helvetica" w:hAnsi="Helvetica" w:cs="Helvetica"/>
            <w:bCs/>
            <w:sz w:val="20"/>
            <w:szCs w:val="24"/>
            <w:shd w:val="clear" w:color="auto" w:fill="FFFFFF"/>
          </w:rPr>
          <w:t xml:space="preserve"> [</w:t>
        </w:r>
        <w:r>
          <w:rPr>
            <w:rFonts w:ascii="Helvetica" w:hAnsi="Helvetica" w:cs="Helvetica"/>
            <w:b/>
            <w:bCs/>
            <w:sz w:val="20"/>
            <w:szCs w:val="24"/>
            <w:shd w:val="clear" w:color="auto" w:fill="FFFFFF"/>
          </w:rPr>
          <w:t>2:25:37 PM</w:t>
        </w:r>
        <w:r>
          <w:rPr>
            <w:rFonts w:ascii="Helvetica" w:hAnsi="Helvetica" w:cs="Helvetica"/>
            <w:bCs/>
            <w:sz w:val="20"/>
            <w:szCs w:val="24"/>
            <w:shd w:val="clear" w:color="auto" w:fill="FFFFFF"/>
          </w:rPr>
          <w:t xml:space="preserve"> 11-Nov-2025] </w:t>
        </w:r>
        <w:r>
          <w:rPr>
            <w:rFonts w:ascii="Helvetica" w:hAnsi="Helvetica" w:cs="Helvetica"/>
            <w:b/>
            <w:bCs/>
            <w:sz w:val="20"/>
            <w:szCs w:val="24"/>
            <w:shd w:val="clear" w:color="auto" w:fill="FFFFFF"/>
          </w:rPr>
          <w:t xml:space="preserve">It will consist of configuring RACEs, REGATTAs, and </w:t>
        </w:r>
      </w:ins>
      <w:ins w:id="133" w:author="Timothy McGuire" w:date="2025-11-11T14:26:00Z" w16du:dateUtc="2025-11-11T19:26:00Z">
        <w:r>
          <w:rPr>
            <w:rFonts w:ascii="Helvetica" w:hAnsi="Helvetica" w:cs="Helvetica"/>
            <w:b/>
            <w:bCs/>
            <w:sz w:val="20"/>
            <w:szCs w:val="24"/>
            <w:shd w:val="clear" w:color="auto" w:fill="FFFFFF"/>
          </w:rPr>
          <w:t>SERIESs</w:t>
        </w:r>
      </w:ins>
    </w:p>
    <w:p w14:paraId="23F07594" w14:textId="078715ED" w:rsidR="003129CF" w:rsidRDefault="003129CF" w:rsidP="003129CF">
      <w:pPr>
        <w:rPr>
          <w:ins w:id="134" w:author="Timothy McGuire" w:date="2025-11-11T14:26:00Z" w16du:dateUtc="2025-11-11T19:26:00Z"/>
          <w:rFonts w:ascii="Helvetica" w:hAnsi="Helvetica" w:cs="Helvetica"/>
          <w:b/>
          <w:sz w:val="20"/>
          <w:szCs w:val="24"/>
          <w:shd w:val="clear" w:color="auto" w:fill="FFFFFF"/>
        </w:rPr>
      </w:pPr>
      <w:ins w:id="135" w:author="Timothy McGuire" w:date="2025-11-11T14:26:00Z" w16du:dateUtc="2025-11-11T19:26:00Z">
        <w:r>
          <w:rPr>
            <w:rFonts w:ascii="Helvetica" w:hAnsi="Helvetica" w:cs="Helvetica"/>
            <w:b/>
            <w:bCs/>
            <w:sz w:val="20"/>
            <w:szCs w:val="24"/>
            <w:shd w:val="clear" w:color="auto" w:fill="FF0000"/>
          </w:rPr>
          <w:t>Task</w:t>
        </w:r>
        <w:r>
          <w:rPr>
            <w:rFonts w:ascii="Helvetica" w:hAnsi="Helvetica" w:cs="Helvetica"/>
            <w:b/>
            <w:bCs/>
            <w:sz w:val="20"/>
            <w:szCs w:val="24"/>
            <w:shd w:val="clear" w:color="auto" w:fill="FFFFFF"/>
          </w:rPr>
          <w:t>:</w:t>
        </w:r>
        <w:r>
          <w:rPr>
            <w:rFonts w:ascii="Helvetica" w:hAnsi="Helvetica" w:cs="Helvetica"/>
            <w:bCs/>
            <w:sz w:val="20"/>
            <w:szCs w:val="24"/>
            <w:shd w:val="clear" w:color="auto" w:fill="FFFFFF"/>
          </w:rPr>
          <w:t xml:space="preserve"> [</w:t>
        </w:r>
        <w:r>
          <w:rPr>
            <w:rFonts w:ascii="Helvetica" w:hAnsi="Helvetica" w:cs="Helvetica"/>
            <w:b/>
            <w:bCs/>
            <w:sz w:val="20"/>
            <w:szCs w:val="24"/>
            <w:shd w:val="clear" w:color="auto" w:fill="FFFFFF"/>
          </w:rPr>
          <w:t>2:26:05 PM</w:t>
        </w:r>
        <w:r>
          <w:rPr>
            <w:rFonts w:ascii="Helvetica" w:hAnsi="Helvetica" w:cs="Helvetica"/>
            <w:bCs/>
            <w:sz w:val="20"/>
            <w:szCs w:val="24"/>
            <w:shd w:val="clear" w:color="auto" w:fill="FFFFFF"/>
          </w:rPr>
          <w:t xml:space="preserve"> 11-Nov-2025] </w:t>
        </w:r>
        <w:r>
          <w:rPr>
            <w:rFonts w:ascii="Helvetica" w:hAnsi="Helvetica" w:cs="Helvetica"/>
            <w:b/>
            <w:sz w:val="20"/>
            <w:szCs w:val="24"/>
            <w:shd w:val="clear" w:color="auto" w:fill="FFFFFF"/>
          </w:rPr>
          <w:t xml:space="preserve">Each to include: </w:t>
        </w:r>
        <w:proofErr w:type="gramStart"/>
        <w:r>
          <w:rPr>
            <w:rFonts w:ascii="Helvetica" w:hAnsi="Helvetica" w:cs="Helvetica"/>
            <w:b/>
            <w:sz w:val="20"/>
            <w:szCs w:val="24"/>
            <w:shd w:val="clear" w:color="auto" w:fill="FFFFFF"/>
          </w:rPr>
          <w:t>[ ]</w:t>
        </w:r>
        <w:proofErr w:type="gramEnd"/>
        <w:r>
          <w:rPr>
            <w:rFonts w:ascii="Helvetica" w:hAnsi="Helvetica" w:cs="Helvetica"/>
            <w:b/>
            <w:sz w:val="20"/>
            <w:szCs w:val="24"/>
            <w:shd w:val="clear" w:color="auto" w:fill="FFFFFF"/>
          </w:rPr>
          <w:t xml:space="preserve"> ANNUAL EVENT option</w:t>
        </w:r>
      </w:ins>
    </w:p>
    <w:p w14:paraId="5384F485" w14:textId="60A17C5D" w:rsidR="003129CF" w:rsidRPr="003129CF" w:rsidDel="003129CF" w:rsidRDefault="003129CF" w:rsidP="003129CF">
      <w:pPr>
        <w:rPr>
          <w:del w:id="136" w:author="Timothy McGuire" w:date="2025-11-11T14:26:00Z" w16du:dateUtc="2025-11-11T19:26:00Z"/>
          <w:rFonts w:ascii="Helvetica" w:hAnsi="Helvetica" w:cs="Helvetica"/>
          <w:b/>
          <w:sz w:val="20"/>
          <w:szCs w:val="24"/>
          <w:rPrChange w:id="137" w:author="Timothy McGuire" w:date="2025-11-11T14:26:00Z" w16du:dateUtc="2025-11-11T19:26:00Z">
            <w:rPr>
              <w:del w:id="138" w:author="Timothy McGuire" w:date="2025-11-11T14:26:00Z" w16du:dateUtc="2025-11-11T19:26:00Z"/>
            </w:rPr>
          </w:rPrChange>
        </w:rPr>
        <w:pPrChange w:id="139" w:author="Timothy McGuire" w:date="2025-11-11T14:25:00Z" w16du:dateUtc="2025-11-11T19:25:00Z">
          <w:pPr>
            <w:pStyle w:val="ListParagraph"/>
            <w:numPr>
              <w:numId w:val="9"/>
            </w:numPr>
            <w:ind w:hanging="360"/>
          </w:pPr>
        </w:pPrChange>
      </w:pPr>
    </w:p>
    <w:p w14:paraId="3FDE2F26" w14:textId="77777777" w:rsidR="004502C4" w:rsidRDefault="004502C4" w:rsidP="004502C4">
      <w:pPr>
        <w:pStyle w:val="ListParagraph"/>
        <w:numPr>
          <w:ilvl w:val="0"/>
          <w:numId w:val="9"/>
        </w:numPr>
        <w:rPr>
          <w:ins w:id="140" w:author="Timothy McGuire" w:date="2025-11-11T14:26:00Z" w16du:dateUtc="2025-11-11T19:26:00Z"/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Setup classes and divisions for the year</w:t>
      </w:r>
    </w:p>
    <w:p w14:paraId="37028EBE" w14:textId="6833A654" w:rsidR="003129CF" w:rsidRPr="003129CF" w:rsidRDefault="003129CF" w:rsidP="003129CF">
      <w:pPr>
        <w:rPr>
          <w:rFonts w:ascii="Helvetica" w:hAnsi="Helvetica" w:cs="Helvetica"/>
          <w:b/>
          <w:sz w:val="20"/>
          <w:szCs w:val="24"/>
          <w:rPrChange w:id="141" w:author="Timothy McGuire" w:date="2025-11-11T14:26:00Z" w16du:dateUtc="2025-11-11T19:26:00Z">
            <w:rPr/>
          </w:rPrChange>
        </w:rPr>
        <w:pPrChange w:id="142" w:author="Timothy McGuire" w:date="2025-11-11T14:26:00Z" w16du:dateUtc="2025-11-11T19:26:00Z">
          <w:pPr>
            <w:pStyle w:val="ListParagraph"/>
            <w:numPr>
              <w:numId w:val="9"/>
            </w:numPr>
            <w:ind w:hanging="360"/>
          </w:pPr>
        </w:pPrChange>
      </w:pPr>
      <w:ins w:id="143" w:author="Timothy McGuire" w:date="2025-11-11T14:26:00Z" w16du:dateUtc="2025-11-11T19:26:00Z">
        <w:r>
          <w:rPr>
            <w:rFonts w:ascii="Helvetica" w:hAnsi="Helvetica" w:cs="Helvetica"/>
            <w:b/>
            <w:sz w:val="20"/>
            <w:szCs w:val="24"/>
            <w:shd w:val="clear" w:color="auto" w:fill="FF0000"/>
          </w:rPr>
          <w:t>Task</w:t>
        </w:r>
        <w:r>
          <w:rPr>
            <w:rFonts w:ascii="Helvetica" w:hAnsi="Helvetica" w:cs="Helvetica"/>
            <w:b/>
            <w:sz w:val="20"/>
            <w:szCs w:val="24"/>
            <w:shd w:val="clear" w:color="auto" w:fill="FFFFFF"/>
          </w:rPr>
          <w:t>:</w:t>
        </w:r>
        <w:r>
          <w:rPr>
            <w:rFonts w:ascii="Helvetica" w:hAnsi="Helvetica" w:cs="Helvetica"/>
            <w:sz w:val="20"/>
            <w:szCs w:val="24"/>
            <w:shd w:val="clear" w:color="auto" w:fill="FFFFFF"/>
          </w:rPr>
          <w:t xml:space="preserve"> [</w:t>
        </w:r>
        <w:r>
          <w:rPr>
            <w:rFonts w:ascii="Helvetica" w:hAnsi="Helvetica" w:cs="Helvetica"/>
            <w:b/>
            <w:sz w:val="20"/>
            <w:szCs w:val="24"/>
            <w:shd w:val="clear" w:color="auto" w:fill="FFFFFF"/>
          </w:rPr>
          <w:t>2:26:55 PM</w:t>
        </w:r>
        <w:r>
          <w:rPr>
            <w:rFonts w:ascii="Helvetica" w:hAnsi="Helvetica" w:cs="Helvetica"/>
            <w:sz w:val="20"/>
            <w:szCs w:val="24"/>
            <w:shd w:val="clear" w:color="auto" w:fill="FFFFFF"/>
          </w:rPr>
          <w:t xml:space="preserve"> 11-Nov-2025] </w:t>
        </w:r>
        <w:r>
          <w:rPr>
            <w:rFonts w:ascii="Helvetica" w:hAnsi="Helvetica" w:cs="Helvetica"/>
            <w:b/>
            <w:sz w:val="20"/>
            <w:szCs w:val="24"/>
            <w:shd w:val="clear" w:color="auto" w:fill="FFFFFF"/>
          </w:rPr>
          <w:t xml:space="preserve">Configuration </w:t>
        </w:r>
      </w:ins>
      <w:ins w:id="144" w:author="Timothy McGuire" w:date="2025-11-11T14:27:00Z" w16du:dateUtc="2025-11-11T19:27:00Z">
        <w:r>
          <w:rPr>
            <w:rFonts w:ascii="Helvetica" w:hAnsi="Helvetica" w:cs="Helvetica"/>
            <w:b/>
            <w:sz w:val="20"/>
            <w:szCs w:val="24"/>
            <w:shd w:val="clear" w:color="auto" w:fill="FFFFFF"/>
          </w:rPr>
          <w:t xml:space="preserve">work, </w:t>
        </w:r>
      </w:ins>
    </w:p>
    <w:p w14:paraId="49C38ACA" w14:textId="77777777" w:rsidR="004502C4" w:rsidRPr="004502C4" w:rsidRDefault="004502C4" w:rsidP="004502C4">
      <w:pPr>
        <w:pStyle w:val="ListParagraph"/>
        <w:numPr>
          <w:ilvl w:val="0"/>
          <w:numId w:val="9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Setup type of race for each regatta, P2P or W/L</w:t>
      </w:r>
    </w:p>
    <w:p w14:paraId="25DB383A" w14:textId="77777777" w:rsidR="006C1689" w:rsidRDefault="006C1689">
      <w:pPr>
        <w:rPr>
          <w:ins w:id="145" w:author="Timothy McGuire" w:date="2025-11-11T15:08:00Z" w16du:dateUtc="2025-11-11T20:08:00Z"/>
          <w:rFonts w:ascii="Tahoma" w:hAnsi="Tahoma" w:cs="Tahoma"/>
          <w:b/>
          <w:sz w:val="24"/>
          <w:szCs w:val="24"/>
        </w:rPr>
      </w:pPr>
      <w:ins w:id="146" w:author="Timothy McGuire" w:date="2025-11-11T15:08:00Z" w16du:dateUtc="2025-11-11T20:08:00Z">
        <w:r>
          <w:rPr>
            <w:rFonts w:ascii="Tahoma" w:hAnsi="Tahoma" w:cs="Tahoma"/>
            <w:b/>
            <w:sz w:val="24"/>
            <w:szCs w:val="24"/>
          </w:rPr>
          <w:br w:type="page"/>
        </w:r>
      </w:ins>
    </w:p>
    <w:p w14:paraId="6DB033E2" w14:textId="4B480B02" w:rsidR="004502C4" w:rsidRPr="00F72CC9" w:rsidRDefault="004502C4">
      <w:pPr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lastRenderedPageBreak/>
        <w:t>Setup</w:t>
      </w:r>
    </w:p>
    <w:p w14:paraId="1BC35067" w14:textId="4217B17C" w:rsidR="00932D64" w:rsidRDefault="00932D64" w:rsidP="00F72CC9">
      <w:pPr>
        <w:pStyle w:val="ListParagraph"/>
        <w:numPr>
          <w:ilvl w:val="0"/>
          <w:numId w:val="1"/>
        </w:numPr>
        <w:rPr>
          <w:ins w:id="147" w:author="Timothy McGuire" w:date="2025-11-11T15:09:00Z" w16du:dateUtc="2025-11-11T20:09:00Z"/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Pick Regatta for processing</w:t>
      </w:r>
      <w:r w:rsidR="004502C4">
        <w:rPr>
          <w:rFonts w:ascii="Tahoma" w:hAnsi="Tahoma" w:cs="Tahoma"/>
          <w:sz w:val="24"/>
          <w:szCs w:val="24"/>
        </w:rPr>
        <w:t xml:space="preserve"> (and be able to switch back and forth</w:t>
      </w:r>
      <w:r w:rsidR="00B4530A">
        <w:rPr>
          <w:rFonts w:ascii="Tahoma" w:hAnsi="Tahoma" w:cs="Tahoma"/>
          <w:sz w:val="24"/>
          <w:szCs w:val="24"/>
        </w:rPr>
        <w:t xml:space="preserve"> </w:t>
      </w:r>
      <w:r w:rsidR="00B4530A" w:rsidRPr="00BB73B1">
        <w:rPr>
          <w:rFonts w:ascii="Tahoma" w:hAnsi="Tahoma" w:cs="Tahoma"/>
          <w:sz w:val="24"/>
          <w:szCs w:val="24"/>
        </w:rPr>
        <w:t>between regattas</w:t>
      </w:r>
      <w:r w:rsidR="004502C4" w:rsidRPr="00BB73B1">
        <w:rPr>
          <w:rFonts w:ascii="Tahoma" w:hAnsi="Tahoma" w:cs="Tahoma"/>
          <w:sz w:val="24"/>
          <w:szCs w:val="24"/>
        </w:rPr>
        <w:t>)</w:t>
      </w:r>
    </w:p>
    <w:p w14:paraId="55F49949" w14:textId="7E6A974F" w:rsidR="006C1689" w:rsidRPr="006C1689" w:rsidRDefault="006C1689" w:rsidP="006C1689">
      <w:pPr>
        <w:rPr>
          <w:rFonts w:ascii="Helvetica" w:hAnsi="Helvetica" w:cs="Helvetica"/>
          <w:b/>
          <w:sz w:val="20"/>
          <w:szCs w:val="24"/>
          <w:rPrChange w:id="148" w:author="Timothy McGuire" w:date="2025-11-11T15:09:00Z" w16du:dateUtc="2025-11-11T20:09:00Z">
            <w:rPr/>
          </w:rPrChange>
        </w:rPr>
        <w:pPrChange w:id="149" w:author="Timothy McGuire" w:date="2025-11-11T15:09:00Z" w16du:dateUtc="2025-11-11T20:09:00Z">
          <w:pPr>
            <w:pStyle w:val="ListParagraph"/>
            <w:numPr>
              <w:numId w:val="1"/>
            </w:numPr>
            <w:ind w:hanging="360"/>
          </w:pPr>
        </w:pPrChange>
      </w:pPr>
      <w:ins w:id="150" w:author="Timothy McGuire" w:date="2025-11-11T15:09:00Z" w16du:dateUtc="2025-11-11T20:09:00Z">
        <w:r>
          <w:rPr>
            <w:rFonts w:ascii="Helvetica" w:hAnsi="Helvetica" w:cs="Helvetica"/>
            <w:b/>
            <w:sz w:val="20"/>
            <w:szCs w:val="24"/>
            <w:shd w:val="clear" w:color="auto" w:fill="FFFF00"/>
          </w:rPr>
          <w:t>Note</w:t>
        </w:r>
        <w:r>
          <w:rPr>
            <w:rFonts w:ascii="Helvetica" w:hAnsi="Helvetica" w:cs="Helvetica"/>
            <w:b/>
            <w:sz w:val="20"/>
            <w:szCs w:val="24"/>
            <w:shd w:val="clear" w:color="auto" w:fill="FFFFFF"/>
          </w:rPr>
          <w:t>:</w:t>
        </w:r>
        <w:r>
          <w:rPr>
            <w:rFonts w:ascii="Helvetica" w:hAnsi="Helvetica" w:cs="Helvetica"/>
            <w:sz w:val="20"/>
            <w:szCs w:val="24"/>
            <w:shd w:val="clear" w:color="auto" w:fill="FFFFFF"/>
          </w:rPr>
          <w:t xml:space="preserve"> [</w:t>
        </w:r>
        <w:r>
          <w:rPr>
            <w:rFonts w:ascii="Helvetica" w:hAnsi="Helvetica" w:cs="Helvetica"/>
            <w:b/>
            <w:sz w:val="20"/>
            <w:szCs w:val="24"/>
            <w:shd w:val="clear" w:color="auto" w:fill="FFFFFF"/>
          </w:rPr>
          <w:t>3:09:02 PM</w:t>
        </w:r>
        <w:r>
          <w:rPr>
            <w:rFonts w:ascii="Helvetica" w:hAnsi="Helvetica" w:cs="Helvetica"/>
            <w:sz w:val="20"/>
            <w:szCs w:val="24"/>
            <w:shd w:val="clear" w:color="auto" w:fill="FFFFFF"/>
          </w:rPr>
          <w:t xml:space="preserve"> 11-Nov-2025] </w:t>
        </w:r>
        <w:r>
          <w:rPr>
            <w:rFonts w:ascii="Helvetica" w:hAnsi="Helvetica" w:cs="Helvetica"/>
            <w:b/>
            <w:sz w:val="20"/>
            <w:szCs w:val="24"/>
            <w:shd w:val="clear" w:color="auto" w:fill="FFFFFF"/>
          </w:rPr>
          <w:t>Handles by Regatta &gt; select from list view &gt; Edit</w:t>
        </w:r>
      </w:ins>
    </w:p>
    <w:p w14:paraId="2EF03717" w14:textId="722A9A48" w:rsidR="00F72CC9" w:rsidRDefault="004502C4" w:rsidP="00F72CC9">
      <w:pPr>
        <w:pStyle w:val="ListParagraph"/>
        <w:numPr>
          <w:ilvl w:val="0"/>
          <w:numId w:val="1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Ability to export </w:t>
      </w:r>
      <w:r w:rsidR="00B4530A" w:rsidRPr="00BB73B1">
        <w:rPr>
          <w:rFonts w:ascii="Tahoma" w:hAnsi="Tahoma" w:cs="Tahoma"/>
          <w:sz w:val="24"/>
          <w:szCs w:val="24"/>
        </w:rPr>
        <w:t>or link to</w:t>
      </w:r>
      <w:r w:rsidR="00B4530A"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>boat data and load into scoring app for each regatta</w:t>
      </w:r>
    </w:p>
    <w:p w14:paraId="76A97522" w14:textId="008EDC50" w:rsidR="00B4530A" w:rsidRDefault="00B4530A" w:rsidP="00B4530A">
      <w:pPr>
        <w:pStyle w:val="ListParagraph"/>
        <w:numPr>
          <w:ilvl w:val="1"/>
          <w:numId w:val="1"/>
        </w:numPr>
        <w:rPr>
          <w:ins w:id="151" w:author="Timothy McGuire" w:date="2025-11-11T15:09:00Z" w16du:dateUtc="2025-11-11T20:09:00Z"/>
          <w:rFonts w:ascii="Tahoma" w:hAnsi="Tahoma" w:cs="Tahoma"/>
          <w:sz w:val="24"/>
          <w:szCs w:val="24"/>
        </w:rPr>
      </w:pPr>
      <w:r w:rsidRPr="00BB73B1">
        <w:rPr>
          <w:rFonts w:ascii="Tahoma" w:hAnsi="Tahoma" w:cs="Tahoma"/>
          <w:sz w:val="24"/>
          <w:szCs w:val="24"/>
        </w:rPr>
        <w:t>Export for parallel testing purposes</w:t>
      </w:r>
    </w:p>
    <w:p w14:paraId="1B245F65" w14:textId="4D82531F" w:rsidR="006C1689" w:rsidRDefault="006C1689" w:rsidP="006C1689">
      <w:pPr>
        <w:rPr>
          <w:ins w:id="152" w:author="Timothy McGuire" w:date="2025-11-11T15:09:00Z" w16du:dateUtc="2025-11-11T20:09:00Z"/>
          <w:rFonts w:ascii="Helvetica" w:hAnsi="Helvetica" w:cs="Helvetica"/>
          <w:b/>
          <w:sz w:val="20"/>
          <w:szCs w:val="24"/>
          <w:shd w:val="clear" w:color="auto" w:fill="FFFFFF"/>
        </w:rPr>
      </w:pPr>
      <w:ins w:id="153" w:author="Timothy McGuire" w:date="2025-11-11T15:09:00Z" w16du:dateUtc="2025-11-11T20:09:00Z">
        <w:r>
          <w:rPr>
            <w:rFonts w:ascii="Helvetica" w:hAnsi="Helvetica" w:cs="Helvetica"/>
            <w:b/>
            <w:sz w:val="20"/>
            <w:szCs w:val="24"/>
            <w:shd w:val="clear" w:color="auto" w:fill="FF0000"/>
          </w:rPr>
          <w:t>Task</w:t>
        </w:r>
        <w:r>
          <w:rPr>
            <w:rFonts w:ascii="Helvetica" w:hAnsi="Helvetica" w:cs="Helvetica"/>
            <w:b/>
            <w:sz w:val="20"/>
            <w:szCs w:val="24"/>
            <w:shd w:val="clear" w:color="auto" w:fill="FFFFFF"/>
          </w:rPr>
          <w:t>:</w:t>
        </w:r>
        <w:r>
          <w:rPr>
            <w:rFonts w:ascii="Helvetica" w:hAnsi="Helvetica" w:cs="Helvetica"/>
            <w:sz w:val="20"/>
            <w:szCs w:val="24"/>
            <w:shd w:val="clear" w:color="auto" w:fill="FFFFFF"/>
          </w:rPr>
          <w:t xml:space="preserve"> [</w:t>
        </w:r>
        <w:r>
          <w:rPr>
            <w:rFonts w:ascii="Helvetica" w:hAnsi="Helvetica" w:cs="Helvetica"/>
            <w:b/>
            <w:sz w:val="20"/>
            <w:szCs w:val="24"/>
            <w:shd w:val="clear" w:color="auto" w:fill="FFFFFF"/>
          </w:rPr>
          <w:t>3:09:38 PM</w:t>
        </w:r>
        <w:r>
          <w:rPr>
            <w:rFonts w:ascii="Helvetica" w:hAnsi="Helvetica" w:cs="Helvetica"/>
            <w:sz w:val="20"/>
            <w:szCs w:val="24"/>
            <w:shd w:val="clear" w:color="auto" w:fill="FFFFFF"/>
          </w:rPr>
          <w:t xml:space="preserve"> 11-Nov-2025] </w:t>
        </w:r>
        <w:r>
          <w:rPr>
            <w:rFonts w:ascii="Helvetica" w:hAnsi="Helvetica" w:cs="Helvetica"/>
            <w:b/>
            <w:sz w:val="20"/>
            <w:szCs w:val="24"/>
            <w:shd w:val="clear" w:color="auto" w:fill="FFFFFF"/>
          </w:rPr>
          <w:t>This will be the Entry Flow</w:t>
        </w:r>
      </w:ins>
    </w:p>
    <w:p w14:paraId="75C9936B" w14:textId="09DD058D" w:rsidR="006C1689" w:rsidRDefault="006C1689" w:rsidP="006C1689">
      <w:pPr>
        <w:pStyle w:val="ListParagraph"/>
        <w:numPr>
          <w:ilvl w:val="0"/>
          <w:numId w:val="11"/>
        </w:numPr>
        <w:rPr>
          <w:ins w:id="154" w:author="Timothy McGuire" w:date="2025-11-11T15:12:00Z" w16du:dateUtc="2025-11-11T20:12:00Z"/>
          <w:rFonts w:ascii="Helvetica" w:hAnsi="Helvetica" w:cs="Helvetica"/>
          <w:b/>
          <w:sz w:val="20"/>
          <w:szCs w:val="24"/>
        </w:rPr>
      </w:pPr>
      <w:ins w:id="155" w:author="Timothy McGuire" w:date="2025-11-11T15:12:00Z" w16du:dateUtc="2025-11-11T20:12:00Z">
        <w:r>
          <w:rPr>
            <w:rFonts w:ascii="Helvetica" w:hAnsi="Helvetica" w:cs="Helvetica"/>
            <w:b/>
            <w:sz w:val="20"/>
            <w:szCs w:val="24"/>
          </w:rPr>
          <w:t>Define REGIONs, e.g.: Mid</w:t>
        </w:r>
      </w:ins>
      <w:ins w:id="156" w:author="Timothy McGuire" w:date="2025-11-11T15:13:00Z" w16du:dateUtc="2025-11-11T20:13:00Z">
        <w:r>
          <w:rPr>
            <w:rFonts w:ascii="Helvetica" w:hAnsi="Helvetica" w:cs="Helvetica"/>
            <w:b/>
            <w:sz w:val="20"/>
            <w:szCs w:val="24"/>
          </w:rPr>
          <w:t>west United States (</w:t>
        </w:r>
        <w:r w:rsidRPr="006C1689">
          <w:rPr>
            <w:rFonts w:ascii="Helvetica" w:hAnsi="Helvetica" w:cs="Helvetica"/>
            <w:b/>
            <w:sz w:val="20"/>
            <w:szCs w:val="24"/>
            <w:highlight w:val="cyan"/>
            <w:rPrChange w:id="157" w:author="Timothy McGuire" w:date="2025-11-11T15:13:00Z" w16du:dateUtc="2025-11-11T20:13:00Z">
              <w:rPr>
                <w:rFonts w:ascii="Helvetica" w:hAnsi="Helvetica" w:cs="Helvetica"/>
                <w:b/>
                <w:sz w:val="20"/>
                <w:szCs w:val="24"/>
              </w:rPr>
            </w:rPrChange>
          </w:rPr>
          <w:t>USE U.S. SAILING REGIONS</w:t>
        </w:r>
        <w:r>
          <w:rPr>
            <w:rFonts w:ascii="Helvetica" w:hAnsi="Helvetica" w:cs="Helvetica"/>
            <w:b/>
            <w:sz w:val="20"/>
            <w:szCs w:val="24"/>
          </w:rPr>
          <w:t>)</w:t>
        </w:r>
      </w:ins>
    </w:p>
    <w:p w14:paraId="424AD072" w14:textId="5B7D0212" w:rsidR="006C1689" w:rsidRDefault="006C1689" w:rsidP="006C1689">
      <w:pPr>
        <w:pStyle w:val="ListParagraph"/>
        <w:numPr>
          <w:ilvl w:val="0"/>
          <w:numId w:val="11"/>
        </w:numPr>
        <w:rPr>
          <w:ins w:id="158" w:author="Timothy McGuire" w:date="2025-11-11T15:12:00Z" w16du:dateUtc="2025-11-11T20:12:00Z"/>
          <w:rFonts w:ascii="Helvetica" w:hAnsi="Helvetica" w:cs="Helvetica"/>
          <w:b/>
          <w:sz w:val="20"/>
          <w:szCs w:val="24"/>
        </w:rPr>
      </w:pPr>
      <w:ins w:id="159" w:author="Timothy McGuire" w:date="2025-11-11T15:12:00Z" w16du:dateUtc="2025-11-11T20:12:00Z">
        <w:r>
          <w:rPr>
            <w:rFonts w:ascii="Helvetica" w:hAnsi="Helvetica" w:cs="Helvetica"/>
            <w:b/>
            <w:sz w:val="20"/>
            <w:szCs w:val="24"/>
          </w:rPr>
          <w:t>Define ORGs</w:t>
        </w:r>
      </w:ins>
      <w:ins w:id="160" w:author="Timothy McGuire" w:date="2025-11-11T15:13:00Z" w16du:dateUtc="2025-11-11T20:13:00Z">
        <w:r>
          <w:rPr>
            <w:rFonts w:ascii="Helvetica" w:hAnsi="Helvetica" w:cs="Helvetica"/>
            <w:b/>
            <w:sz w:val="20"/>
            <w:szCs w:val="24"/>
          </w:rPr>
          <w:t>, e.g.: US Sailing, DRYA</w:t>
        </w:r>
      </w:ins>
    </w:p>
    <w:p w14:paraId="455EBCAB" w14:textId="0F8F78E1" w:rsidR="006C1689" w:rsidRDefault="006C1689" w:rsidP="006C1689">
      <w:pPr>
        <w:pStyle w:val="ListParagraph"/>
        <w:numPr>
          <w:ilvl w:val="0"/>
          <w:numId w:val="11"/>
        </w:numPr>
        <w:rPr>
          <w:ins w:id="161" w:author="Timothy McGuire" w:date="2025-11-11T15:12:00Z" w16du:dateUtc="2025-11-11T20:12:00Z"/>
          <w:rFonts w:ascii="Helvetica" w:hAnsi="Helvetica" w:cs="Helvetica"/>
          <w:b/>
          <w:sz w:val="20"/>
          <w:szCs w:val="24"/>
        </w:rPr>
      </w:pPr>
      <w:ins w:id="162" w:author="Timothy McGuire" w:date="2025-11-11T15:12:00Z" w16du:dateUtc="2025-11-11T20:12:00Z">
        <w:r>
          <w:rPr>
            <w:rFonts w:ascii="Helvetica" w:hAnsi="Helvetica" w:cs="Helvetica"/>
            <w:b/>
            <w:sz w:val="20"/>
            <w:szCs w:val="24"/>
          </w:rPr>
          <w:t>Define CLUBs</w:t>
        </w:r>
      </w:ins>
      <w:ins w:id="163" w:author="Timothy McGuire" w:date="2025-11-11T15:13:00Z" w16du:dateUtc="2025-11-11T20:13:00Z">
        <w:r>
          <w:rPr>
            <w:rFonts w:ascii="Helvetica" w:hAnsi="Helvetica" w:cs="Helvetica"/>
            <w:b/>
            <w:sz w:val="20"/>
            <w:szCs w:val="24"/>
          </w:rPr>
          <w:t>, e.g.: LSSC, BYC, etc.</w:t>
        </w:r>
      </w:ins>
    </w:p>
    <w:p w14:paraId="1555DF4E" w14:textId="79D5ED4E" w:rsidR="006C1689" w:rsidRDefault="006C1689" w:rsidP="006C1689">
      <w:pPr>
        <w:pStyle w:val="ListParagraph"/>
        <w:numPr>
          <w:ilvl w:val="0"/>
          <w:numId w:val="11"/>
        </w:numPr>
        <w:rPr>
          <w:ins w:id="164" w:author="Timothy McGuire" w:date="2025-11-11T15:10:00Z" w16du:dateUtc="2025-11-11T20:10:00Z"/>
          <w:rFonts w:ascii="Helvetica" w:hAnsi="Helvetica" w:cs="Helvetica"/>
          <w:b/>
          <w:sz w:val="20"/>
          <w:szCs w:val="24"/>
        </w:rPr>
      </w:pPr>
      <w:ins w:id="165" w:author="Timothy McGuire" w:date="2025-11-11T15:09:00Z" w16du:dateUtc="2025-11-11T20:09:00Z">
        <w:r>
          <w:rPr>
            <w:rFonts w:ascii="Helvetica" w:hAnsi="Helvetica" w:cs="Helvetica"/>
            <w:b/>
            <w:sz w:val="20"/>
            <w:szCs w:val="24"/>
          </w:rPr>
          <w:t>De</w:t>
        </w:r>
      </w:ins>
      <w:ins w:id="166" w:author="Timothy McGuire" w:date="2025-11-11T15:10:00Z" w16du:dateUtc="2025-11-11T20:10:00Z">
        <w:r>
          <w:rPr>
            <w:rFonts w:ascii="Helvetica" w:hAnsi="Helvetica" w:cs="Helvetica"/>
            <w:b/>
            <w:sz w:val="20"/>
            <w:szCs w:val="24"/>
          </w:rPr>
          <w:t>fine SERIES, e.g.: 2026 Series</w:t>
        </w:r>
      </w:ins>
      <w:ins w:id="167" w:author="Timothy McGuire" w:date="2025-11-11T15:13:00Z" w16du:dateUtc="2025-11-11T20:13:00Z">
        <w:r>
          <w:rPr>
            <w:rFonts w:ascii="Helvetica" w:hAnsi="Helvetica" w:cs="Helvetica"/>
            <w:b/>
            <w:sz w:val="20"/>
            <w:szCs w:val="24"/>
          </w:rPr>
          <w:t>, belongs to an O</w:t>
        </w:r>
      </w:ins>
      <w:ins w:id="168" w:author="Timothy McGuire" w:date="2025-11-11T15:14:00Z" w16du:dateUtc="2025-11-11T20:14:00Z">
        <w:r>
          <w:rPr>
            <w:rFonts w:ascii="Helvetica" w:hAnsi="Helvetica" w:cs="Helvetica"/>
            <w:b/>
            <w:sz w:val="20"/>
            <w:szCs w:val="24"/>
          </w:rPr>
          <w:t>RG or CLUB</w:t>
        </w:r>
      </w:ins>
    </w:p>
    <w:p w14:paraId="3329184C" w14:textId="6CA17571" w:rsidR="006C1689" w:rsidRDefault="006C1689" w:rsidP="006C1689">
      <w:pPr>
        <w:pStyle w:val="ListParagraph"/>
        <w:numPr>
          <w:ilvl w:val="0"/>
          <w:numId w:val="11"/>
        </w:numPr>
        <w:rPr>
          <w:ins w:id="169" w:author="Timothy McGuire" w:date="2025-11-11T15:11:00Z" w16du:dateUtc="2025-11-11T20:11:00Z"/>
          <w:rFonts w:ascii="Helvetica" w:hAnsi="Helvetica" w:cs="Helvetica"/>
          <w:b/>
          <w:sz w:val="20"/>
          <w:szCs w:val="24"/>
        </w:rPr>
      </w:pPr>
      <w:ins w:id="170" w:author="Timothy McGuire" w:date="2025-11-11T15:10:00Z" w16du:dateUtc="2025-11-11T20:10:00Z">
        <w:r>
          <w:rPr>
            <w:rFonts w:ascii="Helvetica" w:hAnsi="Helvetica" w:cs="Helvetica"/>
            <w:b/>
            <w:sz w:val="20"/>
            <w:szCs w:val="24"/>
          </w:rPr>
          <w:t>Define REGATTAs, e.g.: BYC</w:t>
        </w:r>
      </w:ins>
      <w:ins w:id="171" w:author="Timothy McGuire" w:date="2025-11-11T15:19:00Z" w16du:dateUtc="2025-11-11T20:19:00Z">
        <w:r w:rsidR="00F37B3A">
          <w:rPr>
            <w:rFonts w:ascii="Helvetica" w:hAnsi="Helvetica" w:cs="Helvetica"/>
            <w:b/>
            <w:sz w:val="20"/>
            <w:szCs w:val="24"/>
          </w:rPr>
          <w:t xml:space="preserve"> </w:t>
        </w:r>
      </w:ins>
      <w:ins w:id="172" w:author="Timothy McGuire" w:date="2025-11-11T15:20:00Z" w16du:dateUtc="2025-11-11T20:20:00Z">
        <w:r w:rsidR="00F37B3A">
          <w:rPr>
            <w:rFonts w:ascii="Helvetica" w:hAnsi="Helvetica" w:cs="Helvetica"/>
            <w:b/>
            <w:sz w:val="20"/>
            <w:szCs w:val="24"/>
          </w:rPr>
          <w:t>(Selected from CLUBs), named</w:t>
        </w:r>
      </w:ins>
      <w:ins w:id="173" w:author="Timothy McGuire" w:date="2025-11-11T15:10:00Z" w16du:dateUtc="2025-11-11T20:10:00Z">
        <w:r>
          <w:rPr>
            <w:rFonts w:ascii="Helvetica" w:hAnsi="Helvetica" w:cs="Helvetica"/>
            <w:b/>
            <w:sz w:val="20"/>
            <w:szCs w:val="24"/>
          </w:rPr>
          <w:t xml:space="preserve"> </w:t>
        </w:r>
      </w:ins>
      <w:ins w:id="174" w:author="Timothy McGuire" w:date="2025-11-11T15:19:00Z" w16du:dateUtc="2025-11-11T20:19:00Z">
        <w:r w:rsidR="00F37B3A">
          <w:rPr>
            <w:rFonts w:ascii="Helvetica" w:hAnsi="Helvetica" w:cs="Helvetica"/>
            <w:b/>
            <w:sz w:val="20"/>
            <w:szCs w:val="24"/>
          </w:rPr>
          <w:t>“</w:t>
        </w:r>
      </w:ins>
      <w:ins w:id="175" w:author="Timothy McGuire" w:date="2025-11-11T15:10:00Z" w16du:dateUtc="2025-11-11T20:10:00Z">
        <w:r>
          <w:rPr>
            <w:rFonts w:ascii="Helvetica" w:hAnsi="Helvetica" w:cs="Helvetica"/>
            <w:b/>
            <w:sz w:val="20"/>
            <w:szCs w:val="24"/>
          </w:rPr>
          <w:t>Lo</w:t>
        </w:r>
      </w:ins>
      <w:ins w:id="176" w:author="Timothy McGuire" w:date="2025-11-11T15:11:00Z" w16du:dateUtc="2025-11-11T20:11:00Z">
        <w:r>
          <w:rPr>
            <w:rFonts w:ascii="Helvetica" w:hAnsi="Helvetica" w:cs="Helvetica"/>
            <w:b/>
            <w:sz w:val="20"/>
            <w:szCs w:val="24"/>
          </w:rPr>
          <w:t>n</w:t>
        </w:r>
      </w:ins>
      <w:ins w:id="177" w:author="Timothy McGuire" w:date="2025-11-11T15:10:00Z" w16du:dateUtc="2025-11-11T20:10:00Z">
        <w:r>
          <w:rPr>
            <w:rFonts w:ascii="Helvetica" w:hAnsi="Helvetica" w:cs="Helvetica"/>
            <w:b/>
            <w:sz w:val="20"/>
            <w:szCs w:val="24"/>
          </w:rPr>
          <w:t xml:space="preserve">g Distance </w:t>
        </w:r>
      </w:ins>
      <w:ins w:id="178" w:author="Timothy McGuire" w:date="2025-11-11T15:11:00Z" w16du:dateUtc="2025-11-11T20:11:00Z">
        <w:r>
          <w:rPr>
            <w:rFonts w:ascii="Helvetica" w:hAnsi="Helvetica" w:cs="Helvetica"/>
            <w:b/>
            <w:sz w:val="20"/>
            <w:szCs w:val="24"/>
          </w:rPr>
          <w:t>Regatta</w:t>
        </w:r>
      </w:ins>
      <w:ins w:id="179" w:author="Timothy McGuire" w:date="2025-11-11T15:19:00Z" w16du:dateUtc="2025-11-11T20:19:00Z">
        <w:r w:rsidR="00F37B3A">
          <w:rPr>
            <w:rFonts w:ascii="Helvetica" w:hAnsi="Helvetica" w:cs="Helvetica"/>
            <w:b/>
            <w:sz w:val="20"/>
            <w:szCs w:val="24"/>
          </w:rPr>
          <w:t>”</w:t>
        </w:r>
      </w:ins>
    </w:p>
    <w:p w14:paraId="7FF892F9" w14:textId="429981A4" w:rsidR="006C1689" w:rsidRDefault="006C1689" w:rsidP="006C1689">
      <w:pPr>
        <w:pStyle w:val="ListParagraph"/>
        <w:numPr>
          <w:ilvl w:val="0"/>
          <w:numId w:val="11"/>
        </w:numPr>
        <w:rPr>
          <w:ins w:id="180" w:author="Timothy McGuire" w:date="2025-11-11T15:10:00Z" w16du:dateUtc="2025-11-11T20:10:00Z"/>
          <w:rFonts w:ascii="Helvetica" w:hAnsi="Helvetica" w:cs="Helvetica"/>
          <w:b/>
          <w:sz w:val="20"/>
          <w:szCs w:val="24"/>
        </w:rPr>
      </w:pPr>
      <w:ins w:id="181" w:author="Timothy McGuire" w:date="2025-11-11T15:11:00Z" w16du:dateUtc="2025-11-11T20:11:00Z">
        <w:r>
          <w:rPr>
            <w:rFonts w:ascii="Helvetica" w:hAnsi="Helvetica" w:cs="Helvetica"/>
            <w:b/>
            <w:sz w:val="20"/>
            <w:szCs w:val="24"/>
          </w:rPr>
          <w:t xml:space="preserve">Define RACEs, e.g.: </w:t>
        </w:r>
        <w:r>
          <w:rPr>
            <w:rFonts w:ascii="Helvetica" w:hAnsi="Helvetica" w:cs="Helvetica"/>
            <w:b/>
            <w:sz w:val="20"/>
            <w:szCs w:val="24"/>
          </w:rPr>
          <w:t>Race #1</w:t>
        </w:r>
      </w:ins>
      <w:ins w:id="182" w:author="Timothy McGuire" w:date="2025-11-11T15:12:00Z" w16du:dateUtc="2025-11-11T20:12:00Z">
        <w:r>
          <w:rPr>
            <w:rFonts w:ascii="Helvetica" w:hAnsi="Helvetica" w:cs="Helvetica"/>
            <w:b/>
            <w:sz w:val="20"/>
            <w:szCs w:val="24"/>
          </w:rPr>
          <w:t xml:space="preserve"> in the</w:t>
        </w:r>
      </w:ins>
      <w:ins w:id="183" w:author="Timothy McGuire" w:date="2025-11-11T15:11:00Z" w16du:dateUtc="2025-11-11T20:11:00Z">
        <w:r>
          <w:rPr>
            <w:rFonts w:ascii="Helvetica" w:hAnsi="Helvetica" w:cs="Helvetica"/>
            <w:b/>
            <w:sz w:val="20"/>
            <w:szCs w:val="24"/>
          </w:rPr>
          <w:t xml:space="preserve"> </w:t>
        </w:r>
      </w:ins>
      <w:ins w:id="184" w:author="Timothy McGuire" w:date="2025-11-11T15:12:00Z" w16du:dateUtc="2025-11-11T20:12:00Z">
        <w:r>
          <w:rPr>
            <w:rFonts w:ascii="Helvetica" w:hAnsi="Helvetica" w:cs="Helvetica"/>
            <w:b/>
            <w:sz w:val="20"/>
            <w:szCs w:val="24"/>
          </w:rPr>
          <w:t>‘</w:t>
        </w:r>
        <w:r>
          <w:rPr>
            <w:rFonts w:ascii="Helvetica" w:hAnsi="Helvetica" w:cs="Helvetica"/>
            <w:b/>
            <w:sz w:val="20"/>
            <w:szCs w:val="24"/>
          </w:rPr>
          <w:t>BYC</w:t>
        </w:r>
      </w:ins>
      <w:proofErr w:type="gramStart"/>
      <w:ins w:id="185" w:author="Timothy McGuire" w:date="2025-11-11T15:22:00Z" w16du:dateUtc="2025-11-11T20:22:00Z">
        <w:r w:rsidR="00F37B3A">
          <w:rPr>
            <w:rFonts w:ascii="Helvetica" w:hAnsi="Helvetica" w:cs="Helvetica"/>
            <w:b/>
            <w:sz w:val="20"/>
            <w:szCs w:val="24"/>
          </w:rPr>
          <w:t xml:space="preserve">’ </w:t>
        </w:r>
      </w:ins>
      <w:ins w:id="186" w:author="Timothy McGuire" w:date="2025-11-11T15:12:00Z" w16du:dateUtc="2025-11-11T20:12:00Z">
        <w:r>
          <w:rPr>
            <w:rFonts w:ascii="Helvetica" w:hAnsi="Helvetica" w:cs="Helvetica"/>
            <w:b/>
            <w:sz w:val="20"/>
            <w:szCs w:val="24"/>
          </w:rPr>
          <w:t xml:space="preserve"> </w:t>
        </w:r>
      </w:ins>
      <w:ins w:id="187" w:author="Timothy McGuire" w:date="2025-11-11T15:22:00Z" w16du:dateUtc="2025-11-11T20:22:00Z">
        <w:r w:rsidR="00F37B3A">
          <w:rPr>
            <w:rFonts w:ascii="Helvetica" w:hAnsi="Helvetica" w:cs="Helvetica"/>
            <w:b/>
            <w:sz w:val="20"/>
            <w:szCs w:val="24"/>
          </w:rPr>
          <w:t>‘</w:t>
        </w:r>
      </w:ins>
      <w:proofErr w:type="gramEnd"/>
      <w:ins w:id="188" w:author="Timothy McGuire" w:date="2025-11-11T15:12:00Z" w16du:dateUtc="2025-11-11T20:12:00Z">
        <w:r>
          <w:rPr>
            <w:rFonts w:ascii="Helvetica" w:hAnsi="Helvetica" w:cs="Helvetica"/>
            <w:b/>
            <w:sz w:val="20"/>
            <w:szCs w:val="24"/>
          </w:rPr>
          <w:t>Long Distance Regatta</w:t>
        </w:r>
        <w:r>
          <w:rPr>
            <w:rFonts w:ascii="Helvetica" w:hAnsi="Helvetica" w:cs="Helvetica"/>
            <w:b/>
            <w:sz w:val="20"/>
            <w:szCs w:val="24"/>
          </w:rPr>
          <w:t>’</w:t>
        </w:r>
      </w:ins>
    </w:p>
    <w:p w14:paraId="322F44F9" w14:textId="77777777" w:rsidR="006C1689" w:rsidRDefault="006C1689" w:rsidP="006C1689">
      <w:pPr>
        <w:rPr>
          <w:ins w:id="189" w:author="Timothy McGuire" w:date="2025-11-11T15:10:00Z" w16du:dateUtc="2025-11-11T20:10:00Z"/>
          <w:rFonts w:ascii="Helvetica" w:hAnsi="Helvetica" w:cs="Helvetica"/>
          <w:b/>
          <w:sz w:val="20"/>
          <w:szCs w:val="24"/>
        </w:rPr>
      </w:pPr>
    </w:p>
    <w:p w14:paraId="604C930B" w14:textId="6DE97A59" w:rsidR="006C1689" w:rsidRPr="006C1689" w:rsidDel="00F37B3A" w:rsidRDefault="006C1689" w:rsidP="006C1689">
      <w:pPr>
        <w:rPr>
          <w:del w:id="190" w:author="Timothy McGuire" w:date="2025-11-11T15:22:00Z" w16du:dateUtc="2025-11-11T20:22:00Z"/>
          <w:rFonts w:ascii="Helvetica" w:hAnsi="Helvetica" w:cs="Helvetica"/>
          <w:b/>
          <w:sz w:val="20"/>
          <w:szCs w:val="24"/>
          <w:rPrChange w:id="191" w:author="Timothy McGuire" w:date="2025-11-11T15:10:00Z" w16du:dateUtc="2025-11-11T20:10:00Z">
            <w:rPr>
              <w:del w:id="192" w:author="Timothy McGuire" w:date="2025-11-11T15:22:00Z" w16du:dateUtc="2025-11-11T20:22:00Z"/>
            </w:rPr>
          </w:rPrChange>
        </w:rPr>
        <w:pPrChange w:id="193" w:author="Timothy McGuire" w:date="2025-11-11T15:10:00Z" w16du:dateUtc="2025-11-11T20:10:00Z">
          <w:pPr>
            <w:pStyle w:val="ListParagraph"/>
            <w:numPr>
              <w:ilvl w:val="1"/>
              <w:numId w:val="1"/>
            </w:numPr>
            <w:ind w:left="1440" w:hanging="360"/>
          </w:pPr>
        </w:pPrChange>
      </w:pPr>
    </w:p>
    <w:p w14:paraId="507E459F" w14:textId="77777777" w:rsidR="004502C4" w:rsidRDefault="004502C4" w:rsidP="00F72CC9">
      <w:pPr>
        <w:pStyle w:val="ListParagraph"/>
        <w:numPr>
          <w:ilvl w:val="0"/>
          <w:numId w:val="1"/>
        </w:numPr>
        <w:rPr>
          <w:ins w:id="194" w:author="Timothy McGuire" w:date="2025-11-11T15:22:00Z" w16du:dateUtc="2025-11-11T20:22:00Z"/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Keep data for each regatta so no changes are applied if not needed (like rating changes that are not retroactive)</w:t>
      </w:r>
    </w:p>
    <w:p w14:paraId="2C22D965" w14:textId="701B969C" w:rsidR="00F37B3A" w:rsidRPr="00F37B3A" w:rsidRDefault="00F37B3A" w:rsidP="00F37B3A">
      <w:pPr>
        <w:rPr>
          <w:rFonts w:ascii="Helvetica" w:hAnsi="Helvetica" w:cs="Helvetica"/>
          <w:b/>
          <w:sz w:val="20"/>
          <w:szCs w:val="24"/>
          <w:rPrChange w:id="195" w:author="Timothy McGuire" w:date="2025-11-11T15:22:00Z" w16du:dateUtc="2025-11-11T20:22:00Z">
            <w:rPr/>
          </w:rPrChange>
        </w:rPr>
        <w:pPrChange w:id="196" w:author="Timothy McGuire" w:date="2025-11-11T15:22:00Z" w16du:dateUtc="2025-11-11T20:22:00Z">
          <w:pPr>
            <w:pStyle w:val="ListParagraph"/>
            <w:numPr>
              <w:numId w:val="1"/>
            </w:numPr>
            <w:ind w:hanging="360"/>
          </w:pPr>
        </w:pPrChange>
      </w:pPr>
      <w:ins w:id="197" w:author="Timothy McGuire" w:date="2025-11-11T15:22:00Z" w16du:dateUtc="2025-11-11T20:22:00Z">
        <w:r>
          <w:rPr>
            <w:rFonts w:ascii="Helvetica" w:hAnsi="Helvetica" w:cs="Helvetica"/>
            <w:b/>
            <w:sz w:val="20"/>
            <w:szCs w:val="24"/>
            <w:shd w:val="clear" w:color="auto" w:fill="FFFF00"/>
          </w:rPr>
          <w:t>Note</w:t>
        </w:r>
        <w:r>
          <w:rPr>
            <w:rFonts w:ascii="Helvetica" w:hAnsi="Helvetica" w:cs="Helvetica"/>
            <w:b/>
            <w:sz w:val="20"/>
            <w:szCs w:val="24"/>
            <w:shd w:val="clear" w:color="auto" w:fill="FFFFFF"/>
          </w:rPr>
          <w:t>:</w:t>
        </w:r>
        <w:r>
          <w:rPr>
            <w:rFonts w:ascii="Helvetica" w:hAnsi="Helvetica" w:cs="Helvetica"/>
            <w:sz w:val="20"/>
            <w:szCs w:val="24"/>
            <w:shd w:val="clear" w:color="auto" w:fill="FFFFFF"/>
          </w:rPr>
          <w:t xml:space="preserve"> [</w:t>
        </w:r>
        <w:r>
          <w:rPr>
            <w:rFonts w:ascii="Helvetica" w:hAnsi="Helvetica" w:cs="Helvetica"/>
            <w:b/>
            <w:sz w:val="20"/>
            <w:szCs w:val="24"/>
            <w:shd w:val="clear" w:color="auto" w:fill="FFFFFF"/>
          </w:rPr>
          <w:t>3:22:23 PM</w:t>
        </w:r>
        <w:r>
          <w:rPr>
            <w:rFonts w:ascii="Helvetica" w:hAnsi="Helvetica" w:cs="Helvetica"/>
            <w:sz w:val="20"/>
            <w:szCs w:val="24"/>
            <w:shd w:val="clear" w:color="auto" w:fill="FFFFFF"/>
          </w:rPr>
          <w:t xml:space="preserve"> 11-Nov-2025] </w:t>
        </w:r>
        <w:r>
          <w:rPr>
            <w:rFonts w:ascii="Helvetica" w:hAnsi="Helvetica" w:cs="Helvetica"/>
            <w:b/>
            <w:sz w:val="20"/>
            <w:szCs w:val="24"/>
            <w:shd w:val="clear" w:color="auto" w:fill="FFFFFF"/>
          </w:rPr>
          <w:t xml:space="preserve">Covered, UUID storage of all records for a </w:t>
        </w:r>
        <w:proofErr w:type="gramStart"/>
        <w:r>
          <w:rPr>
            <w:rFonts w:ascii="Helvetica" w:hAnsi="Helvetica" w:cs="Helvetica"/>
            <w:b/>
            <w:sz w:val="20"/>
            <w:szCs w:val="24"/>
            <w:shd w:val="clear" w:color="auto" w:fill="FFFFFF"/>
          </w:rPr>
          <w:t>complete historical pictures of any event</w:t>
        </w:r>
        <w:proofErr w:type="gramEnd"/>
        <w:r>
          <w:rPr>
            <w:rFonts w:ascii="Helvetica" w:hAnsi="Helvetica" w:cs="Helvetica"/>
            <w:b/>
            <w:sz w:val="20"/>
            <w:szCs w:val="24"/>
            <w:shd w:val="clear" w:color="auto" w:fill="FFFFFF"/>
          </w:rPr>
          <w:t xml:space="preserve"> and all results.</w:t>
        </w:r>
      </w:ins>
    </w:p>
    <w:p w14:paraId="1741BD8E" w14:textId="77777777" w:rsidR="00F72CC9" w:rsidRDefault="00F72CC9" w:rsidP="00F72CC9">
      <w:pPr>
        <w:pStyle w:val="ListParagraph"/>
        <w:numPr>
          <w:ilvl w:val="0"/>
          <w:numId w:val="1"/>
        </w:numPr>
        <w:rPr>
          <w:ins w:id="198" w:author="Timothy McGuire" w:date="2025-11-11T15:23:00Z" w16du:dateUtc="2025-11-11T20:23:00Z"/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Add guest boats</w:t>
      </w:r>
      <w:r w:rsidR="004502C4">
        <w:rPr>
          <w:rFonts w:ascii="Tahoma" w:hAnsi="Tahoma" w:cs="Tahoma"/>
          <w:sz w:val="24"/>
          <w:szCs w:val="24"/>
        </w:rPr>
        <w:t xml:space="preserve"> per regatta (currently identify by Club-Guest)</w:t>
      </w:r>
    </w:p>
    <w:p w14:paraId="18BAAA45" w14:textId="6A3A839F" w:rsidR="00F37B3A" w:rsidRDefault="00F37B3A" w:rsidP="00F37B3A">
      <w:pPr>
        <w:rPr>
          <w:ins w:id="199" w:author="Timothy McGuire" w:date="2025-11-11T15:23:00Z" w16du:dateUtc="2025-11-11T20:23:00Z"/>
          <w:rFonts w:ascii="Helvetica" w:hAnsi="Helvetica" w:cs="Helvetica"/>
          <w:b/>
          <w:sz w:val="20"/>
          <w:szCs w:val="24"/>
          <w:shd w:val="clear" w:color="auto" w:fill="FFFFFF"/>
        </w:rPr>
      </w:pPr>
      <w:ins w:id="200" w:author="Timothy McGuire" w:date="2025-11-11T15:23:00Z" w16du:dateUtc="2025-11-11T20:23:00Z">
        <w:r>
          <w:rPr>
            <w:rFonts w:ascii="Helvetica" w:hAnsi="Helvetica" w:cs="Helvetica"/>
            <w:b/>
            <w:sz w:val="20"/>
            <w:szCs w:val="24"/>
            <w:shd w:val="clear" w:color="auto" w:fill="FF0000"/>
          </w:rPr>
          <w:t>Task</w:t>
        </w:r>
        <w:r>
          <w:rPr>
            <w:rFonts w:ascii="Helvetica" w:hAnsi="Helvetica" w:cs="Helvetica"/>
            <w:b/>
            <w:sz w:val="20"/>
            <w:szCs w:val="24"/>
            <w:shd w:val="clear" w:color="auto" w:fill="FFFFFF"/>
          </w:rPr>
          <w:t>:</w:t>
        </w:r>
        <w:r>
          <w:rPr>
            <w:rFonts w:ascii="Helvetica" w:hAnsi="Helvetica" w:cs="Helvetica"/>
            <w:sz w:val="20"/>
            <w:szCs w:val="24"/>
            <w:shd w:val="clear" w:color="auto" w:fill="FFFFFF"/>
          </w:rPr>
          <w:t xml:space="preserve"> [</w:t>
        </w:r>
        <w:r>
          <w:rPr>
            <w:rFonts w:ascii="Helvetica" w:hAnsi="Helvetica" w:cs="Helvetica"/>
            <w:b/>
            <w:sz w:val="20"/>
            <w:szCs w:val="24"/>
            <w:shd w:val="clear" w:color="auto" w:fill="FFFFFF"/>
          </w:rPr>
          <w:t>3:23:04 PM</w:t>
        </w:r>
        <w:r>
          <w:rPr>
            <w:rFonts w:ascii="Helvetica" w:hAnsi="Helvetica" w:cs="Helvetica"/>
            <w:sz w:val="20"/>
            <w:szCs w:val="24"/>
            <w:shd w:val="clear" w:color="auto" w:fill="FFFFFF"/>
          </w:rPr>
          <w:t xml:space="preserve"> 11-Nov-2025] </w:t>
        </w:r>
        <w:r>
          <w:rPr>
            <w:rFonts w:ascii="Helvetica" w:hAnsi="Helvetica" w:cs="Helvetica"/>
            <w:b/>
            <w:sz w:val="20"/>
            <w:szCs w:val="24"/>
            <w:shd w:val="clear" w:color="auto" w:fill="FFFFFF"/>
          </w:rPr>
          <w:t>Will require: PERSON created as OWNER of a BOAT</w:t>
        </w:r>
      </w:ins>
    </w:p>
    <w:p w14:paraId="2F1377EC" w14:textId="28864251" w:rsidR="00F37B3A" w:rsidRDefault="00F37B3A" w:rsidP="00F37B3A">
      <w:pPr>
        <w:rPr>
          <w:ins w:id="201" w:author="Timothy McGuire" w:date="2025-11-11T15:25:00Z" w16du:dateUtc="2025-11-11T20:25:00Z"/>
          <w:rFonts w:ascii="Helvetica" w:hAnsi="Helvetica" w:cs="Helvetica"/>
          <w:b/>
          <w:sz w:val="20"/>
          <w:szCs w:val="24"/>
          <w:shd w:val="clear" w:color="auto" w:fill="FFFFFF"/>
        </w:rPr>
      </w:pPr>
      <w:ins w:id="202" w:author="Timothy McGuire" w:date="2025-11-11T15:23:00Z" w16du:dateUtc="2025-11-11T20:23:00Z">
        <w:r>
          <w:rPr>
            <w:rFonts w:ascii="Helvetica" w:hAnsi="Helvetica" w:cs="Helvetica"/>
            <w:b/>
            <w:sz w:val="20"/>
            <w:szCs w:val="24"/>
            <w:shd w:val="clear" w:color="auto" w:fill="FFFF00"/>
          </w:rPr>
          <w:t>Note</w:t>
        </w:r>
        <w:r>
          <w:rPr>
            <w:rFonts w:ascii="Helvetica" w:hAnsi="Helvetica" w:cs="Helvetica"/>
            <w:b/>
            <w:sz w:val="20"/>
            <w:szCs w:val="24"/>
            <w:shd w:val="clear" w:color="auto" w:fill="FFFFFF"/>
          </w:rPr>
          <w:t>:</w:t>
        </w:r>
        <w:r>
          <w:rPr>
            <w:rFonts w:ascii="Helvetica" w:hAnsi="Helvetica" w:cs="Helvetica"/>
            <w:sz w:val="20"/>
            <w:szCs w:val="24"/>
            <w:shd w:val="clear" w:color="auto" w:fill="FFFFFF"/>
          </w:rPr>
          <w:t xml:space="preserve"> [</w:t>
        </w:r>
        <w:r>
          <w:rPr>
            <w:rFonts w:ascii="Helvetica" w:hAnsi="Helvetica" w:cs="Helvetica"/>
            <w:b/>
            <w:sz w:val="20"/>
            <w:szCs w:val="24"/>
            <w:shd w:val="clear" w:color="auto" w:fill="FFFFFF"/>
          </w:rPr>
          <w:t>3:23:37 PM</w:t>
        </w:r>
        <w:r>
          <w:rPr>
            <w:rFonts w:ascii="Helvetica" w:hAnsi="Helvetica" w:cs="Helvetica"/>
            <w:sz w:val="20"/>
            <w:szCs w:val="24"/>
            <w:shd w:val="clear" w:color="auto" w:fill="FFFFFF"/>
          </w:rPr>
          <w:t xml:space="preserve"> 11-Nov-2025] </w:t>
        </w:r>
        <w:r>
          <w:rPr>
            <w:rFonts w:ascii="Helvetica" w:hAnsi="Helvetica" w:cs="Helvetica"/>
            <w:b/>
            <w:sz w:val="20"/>
            <w:szCs w:val="24"/>
            <w:shd w:val="clear" w:color="auto" w:fill="FFFFFF"/>
          </w:rPr>
          <w:t xml:space="preserve">After </w:t>
        </w:r>
      </w:ins>
      <w:ins w:id="203" w:author="Timothy McGuire" w:date="2025-11-11T15:26:00Z" w16du:dateUtc="2025-11-11T20:26:00Z">
        <w:r>
          <w:rPr>
            <w:rFonts w:ascii="Helvetica" w:hAnsi="Helvetica" w:cs="Helvetica"/>
            <w:b/>
            <w:sz w:val="20"/>
            <w:szCs w:val="24"/>
            <w:shd w:val="clear" w:color="auto" w:fill="FFFFFF"/>
          </w:rPr>
          <w:t>creating</w:t>
        </w:r>
      </w:ins>
      <w:ins w:id="204" w:author="Timothy McGuire" w:date="2025-11-11T15:23:00Z" w16du:dateUtc="2025-11-11T20:23:00Z">
        <w:r>
          <w:rPr>
            <w:rFonts w:ascii="Helvetica" w:hAnsi="Helvetica" w:cs="Helvetica"/>
            <w:b/>
            <w:sz w:val="20"/>
            <w:szCs w:val="24"/>
            <w:shd w:val="clear" w:color="auto" w:fill="FFFFFF"/>
          </w:rPr>
          <w:t xml:space="preserve"> a GUEST BOAT it will be available forever like no</w:t>
        </w:r>
      </w:ins>
      <w:ins w:id="205" w:author="Timothy McGuire" w:date="2025-11-11T15:24:00Z" w16du:dateUtc="2025-11-11T20:24:00Z">
        <w:r>
          <w:rPr>
            <w:rFonts w:ascii="Helvetica" w:hAnsi="Helvetica" w:cs="Helvetica"/>
            <w:b/>
            <w:sz w:val="20"/>
            <w:szCs w:val="24"/>
            <w:shd w:val="clear" w:color="auto" w:fill="FFFFFF"/>
          </w:rPr>
          <w:t>rmal boats but will be distinguished by TYPE and/or STATE</w:t>
        </w:r>
      </w:ins>
    </w:p>
    <w:p w14:paraId="0E5D1F2D" w14:textId="6C7299A2" w:rsidR="00F37B3A" w:rsidRPr="00F37B3A" w:rsidRDefault="00F37B3A" w:rsidP="00F37B3A">
      <w:pPr>
        <w:rPr>
          <w:rFonts w:ascii="Helvetica" w:hAnsi="Helvetica" w:cs="Helvetica"/>
          <w:b/>
          <w:sz w:val="20"/>
          <w:szCs w:val="24"/>
          <w:rPrChange w:id="206" w:author="Timothy McGuire" w:date="2025-11-11T15:25:00Z" w16du:dateUtc="2025-11-11T20:25:00Z">
            <w:rPr/>
          </w:rPrChange>
        </w:rPr>
        <w:pPrChange w:id="207" w:author="Timothy McGuire" w:date="2025-11-11T15:23:00Z" w16du:dateUtc="2025-11-11T20:23:00Z">
          <w:pPr>
            <w:pStyle w:val="ListParagraph"/>
            <w:numPr>
              <w:numId w:val="1"/>
            </w:numPr>
            <w:ind w:hanging="360"/>
          </w:pPr>
        </w:pPrChange>
      </w:pPr>
      <w:ins w:id="208" w:author="Timothy McGuire" w:date="2025-11-11T15:25:00Z" w16du:dateUtc="2025-11-11T20:25:00Z">
        <w:r>
          <w:rPr>
            <w:rFonts w:ascii="Helvetica" w:hAnsi="Helvetica" w:cs="Helvetica"/>
            <w:b/>
            <w:sz w:val="20"/>
            <w:szCs w:val="24"/>
            <w:shd w:val="clear" w:color="auto" w:fill="FF0000"/>
          </w:rPr>
          <w:t>Task</w:t>
        </w:r>
        <w:r>
          <w:rPr>
            <w:rFonts w:ascii="Helvetica" w:hAnsi="Helvetica" w:cs="Helvetica"/>
            <w:b/>
            <w:sz w:val="20"/>
            <w:szCs w:val="24"/>
            <w:shd w:val="clear" w:color="auto" w:fill="FFFFFF"/>
          </w:rPr>
          <w:t>:</w:t>
        </w:r>
        <w:r>
          <w:rPr>
            <w:rFonts w:ascii="Helvetica" w:hAnsi="Helvetica" w:cs="Helvetica"/>
            <w:sz w:val="20"/>
            <w:szCs w:val="24"/>
            <w:shd w:val="clear" w:color="auto" w:fill="FFFFFF"/>
          </w:rPr>
          <w:t xml:space="preserve"> [</w:t>
        </w:r>
        <w:r>
          <w:rPr>
            <w:rFonts w:ascii="Helvetica" w:hAnsi="Helvetica" w:cs="Helvetica"/>
            <w:b/>
            <w:sz w:val="20"/>
            <w:szCs w:val="24"/>
            <w:shd w:val="clear" w:color="auto" w:fill="FFFFFF"/>
          </w:rPr>
          <w:t>3:25:54 PM</w:t>
        </w:r>
        <w:r>
          <w:rPr>
            <w:rFonts w:ascii="Helvetica" w:hAnsi="Helvetica" w:cs="Helvetica"/>
            <w:sz w:val="20"/>
            <w:szCs w:val="24"/>
            <w:shd w:val="clear" w:color="auto" w:fill="FFFFFF"/>
          </w:rPr>
          <w:t xml:space="preserve"> 11-Nov-2025] </w:t>
        </w:r>
        <w:r>
          <w:rPr>
            <w:rFonts w:ascii="Helvetica" w:hAnsi="Helvetica" w:cs="Helvetica"/>
            <w:b/>
            <w:sz w:val="20"/>
            <w:szCs w:val="24"/>
            <w:shd w:val="clear" w:color="auto" w:fill="FFFFFF"/>
          </w:rPr>
          <w:t>The STAT</w:t>
        </w:r>
      </w:ins>
      <w:ins w:id="209" w:author="Timothy McGuire" w:date="2025-11-11T15:26:00Z" w16du:dateUtc="2025-11-11T20:26:00Z">
        <w:r>
          <w:rPr>
            <w:rFonts w:ascii="Helvetica" w:hAnsi="Helvetica" w:cs="Helvetica"/>
            <w:b/>
            <w:sz w:val="20"/>
            <w:szCs w:val="24"/>
            <w:shd w:val="clear" w:color="auto" w:fill="FFFFFF"/>
          </w:rPr>
          <w:t>E of all BOATs will go to INACTIVE at the end of a SEASON.</w:t>
        </w:r>
      </w:ins>
    </w:p>
    <w:p w14:paraId="5011AD6D" w14:textId="77777777" w:rsidR="00932D64" w:rsidRDefault="00932D64" w:rsidP="00F72CC9">
      <w:pPr>
        <w:pStyle w:val="ListParagraph"/>
        <w:numPr>
          <w:ilvl w:val="0"/>
          <w:numId w:val="1"/>
        </w:numPr>
        <w:rPr>
          <w:ins w:id="210" w:author="Timothy McGuire" w:date="2025-11-11T15:26:00Z" w16du:dateUtc="2025-11-11T20:26:00Z"/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Allow updates to data per race, i.e. temporary class change, rating updates</w:t>
      </w:r>
    </w:p>
    <w:p w14:paraId="30FDF767" w14:textId="647719DC" w:rsidR="00F37B3A" w:rsidRPr="00F37B3A" w:rsidRDefault="00F37B3A" w:rsidP="00F37B3A">
      <w:pPr>
        <w:rPr>
          <w:rFonts w:ascii="Helvetica" w:hAnsi="Helvetica" w:cs="Helvetica"/>
          <w:b/>
          <w:sz w:val="20"/>
          <w:szCs w:val="24"/>
          <w:rPrChange w:id="211" w:author="Timothy McGuire" w:date="2025-11-11T15:26:00Z" w16du:dateUtc="2025-11-11T20:26:00Z">
            <w:rPr/>
          </w:rPrChange>
        </w:rPr>
        <w:pPrChange w:id="212" w:author="Timothy McGuire" w:date="2025-11-11T15:26:00Z" w16du:dateUtc="2025-11-11T20:26:00Z">
          <w:pPr>
            <w:pStyle w:val="ListParagraph"/>
            <w:numPr>
              <w:numId w:val="1"/>
            </w:numPr>
            <w:ind w:hanging="360"/>
          </w:pPr>
        </w:pPrChange>
      </w:pPr>
      <w:ins w:id="213" w:author="Timothy McGuire" w:date="2025-11-11T15:26:00Z" w16du:dateUtc="2025-11-11T20:26:00Z">
        <w:r>
          <w:rPr>
            <w:rFonts w:ascii="Helvetica" w:hAnsi="Helvetica" w:cs="Helvetica"/>
            <w:b/>
            <w:sz w:val="20"/>
            <w:szCs w:val="24"/>
            <w:shd w:val="clear" w:color="auto" w:fill="FFFF00"/>
          </w:rPr>
          <w:t>Note</w:t>
        </w:r>
        <w:r>
          <w:rPr>
            <w:rFonts w:ascii="Helvetica" w:hAnsi="Helvetica" w:cs="Helvetica"/>
            <w:b/>
            <w:sz w:val="20"/>
            <w:szCs w:val="24"/>
            <w:shd w:val="clear" w:color="auto" w:fill="FFFFFF"/>
          </w:rPr>
          <w:t>:</w:t>
        </w:r>
        <w:r>
          <w:rPr>
            <w:rFonts w:ascii="Helvetica" w:hAnsi="Helvetica" w:cs="Helvetica"/>
            <w:sz w:val="20"/>
            <w:szCs w:val="24"/>
            <w:shd w:val="clear" w:color="auto" w:fill="FFFFFF"/>
          </w:rPr>
          <w:t xml:space="preserve"> [</w:t>
        </w:r>
        <w:r>
          <w:rPr>
            <w:rFonts w:ascii="Helvetica" w:hAnsi="Helvetica" w:cs="Helvetica"/>
            <w:b/>
            <w:sz w:val="20"/>
            <w:szCs w:val="24"/>
            <w:shd w:val="clear" w:color="auto" w:fill="FFFFFF"/>
          </w:rPr>
          <w:t>3:26:49 PM</w:t>
        </w:r>
        <w:r>
          <w:rPr>
            <w:rFonts w:ascii="Helvetica" w:hAnsi="Helvetica" w:cs="Helvetica"/>
            <w:sz w:val="20"/>
            <w:szCs w:val="24"/>
            <w:shd w:val="clear" w:color="auto" w:fill="FFFFFF"/>
          </w:rPr>
          <w:t xml:space="preserve"> 11-Nov-2025] </w:t>
        </w:r>
        <w:r>
          <w:rPr>
            <w:rFonts w:ascii="Helvetica" w:hAnsi="Helvetica" w:cs="Helvetica"/>
            <w:b/>
            <w:sz w:val="20"/>
            <w:szCs w:val="24"/>
            <w:shd w:val="clear" w:color="auto" w:fill="FFFFFF"/>
          </w:rPr>
          <w:t xml:space="preserve">HMMMM. </w:t>
        </w:r>
      </w:ins>
      <w:ins w:id="214" w:author="Timothy McGuire" w:date="2025-11-11T15:27:00Z" w16du:dateUtc="2025-11-11T20:27:00Z">
        <w:r w:rsidRPr="00F37B3A">
          <w:rPr>
            <w:rFonts w:ascii="Helvetica" w:hAnsi="Helvetica" w:cs="Helvetica"/>
            <w:b/>
            <w:sz w:val="20"/>
            <w:szCs w:val="24"/>
            <w:highlight w:val="cyan"/>
            <w:shd w:val="clear" w:color="auto" w:fill="FFFFFF"/>
            <w:rPrChange w:id="215" w:author="Timothy McGuire" w:date="2025-11-11T15:27:00Z" w16du:dateUtc="2025-11-11T20:27:00Z">
              <w:rPr>
                <w:rFonts w:ascii="Helvetica" w:hAnsi="Helvetica" w:cs="Helvetica"/>
                <w:b/>
                <w:sz w:val="20"/>
                <w:szCs w:val="24"/>
                <w:shd w:val="clear" w:color="auto" w:fill="FFFFFF"/>
              </w:rPr>
            </w:rPrChange>
          </w:rPr>
          <w:t>This could be difficult.</w:t>
        </w:r>
      </w:ins>
    </w:p>
    <w:p w14:paraId="51371B51" w14:textId="1FA4371D" w:rsidR="00F72CC9" w:rsidRDefault="00F72CC9" w:rsidP="00F72CC9">
      <w:pPr>
        <w:pStyle w:val="ListParagraph"/>
        <w:numPr>
          <w:ilvl w:val="0"/>
          <w:numId w:val="1"/>
        </w:numPr>
        <w:rPr>
          <w:ins w:id="216" w:author="Timothy McGuire" w:date="2025-11-11T15:27:00Z" w16du:dateUtc="2025-11-11T20:27:00Z"/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Check for data errors</w:t>
      </w:r>
      <w:r w:rsidR="00B4530A">
        <w:rPr>
          <w:rFonts w:ascii="Tahoma" w:hAnsi="Tahoma" w:cs="Tahoma"/>
          <w:sz w:val="24"/>
          <w:szCs w:val="24"/>
        </w:rPr>
        <w:t xml:space="preserve"> </w:t>
      </w:r>
      <w:r w:rsidR="00B4530A" w:rsidRPr="00BB73B1">
        <w:rPr>
          <w:rFonts w:ascii="Tahoma" w:hAnsi="Tahoma" w:cs="Tahoma"/>
          <w:sz w:val="24"/>
          <w:szCs w:val="24"/>
        </w:rPr>
        <w:t>in sail number, time input etc.</w:t>
      </w:r>
    </w:p>
    <w:p w14:paraId="412E9E86" w14:textId="45126153" w:rsidR="00F37B3A" w:rsidRPr="00F37B3A" w:rsidRDefault="00F37B3A" w:rsidP="00F37B3A">
      <w:pPr>
        <w:rPr>
          <w:rFonts w:ascii="Helvetica" w:hAnsi="Helvetica" w:cs="Helvetica"/>
          <w:b/>
          <w:sz w:val="20"/>
          <w:szCs w:val="24"/>
          <w:rPrChange w:id="217" w:author="Timothy McGuire" w:date="2025-11-11T15:28:00Z" w16du:dateUtc="2025-11-11T20:28:00Z">
            <w:rPr/>
          </w:rPrChange>
        </w:rPr>
        <w:pPrChange w:id="218" w:author="Timothy McGuire" w:date="2025-11-11T15:27:00Z" w16du:dateUtc="2025-11-11T20:27:00Z">
          <w:pPr>
            <w:pStyle w:val="ListParagraph"/>
            <w:numPr>
              <w:numId w:val="1"/>
            </w:numPr>
            <w:ind w:hanging="360"/>
          </w:pPr>
        </w:pPrChange>
      </w:pPr>
      <w:ins w:id="219" w:author="Timothy McGuire" w:date="2025-11-11T15:28:00Z" w16du:dateUtc="2025-11-11T20:28:00Z">
        <w:r>
          <w:rPr>
            <w:rFonts w:ascii="Helvetica" w:hAnsi="Helvetica" w:cs="Helvetica"/>
            <w:b/>
            <w:sz w:val="20"/>
            <w:szCs w:val="24"/>
            <w:shd w:val="clear" w:color="auto" w:fill="FFFF00"/>
          </w:rPr>
          <w:t>Note</w:t>
        </w:r>
        <w:r>
          <w:rPr>
            <w:rFonts w:ascii="Helvetica" w:hAnsi="Helvetica" w:cs="Helvetica"/>
            <w:b/>
            <w:sz w:val="20"/>
            <w:szCs w:val="24"/>
            <w:shd w:val="clear" w:color="auto" w:fill="FFFFFF"/>
          </w:rPr>
          <w:t>:</w:t>
        </w:r>
        <w:r>
          <w:rPr>
            <w:rFonts w:ascii="Helvetica" w:hAnsi="Helvetica" w:cs="Helvetica"/>
            <w:sz w:val="20"/>
            <w:szCs w:val="24"/>
            <w:shd w:val="clear" w:color="auto" w:fill="FFFFFF"/>
          </w:rPr>
          <w:t xml:space="preserve"> [</w:t>
        </w:r>
        <w:r>
          <w:rPr>
            <w:rFonts w:ascii="Helvetica" w:hAnsi="Helvetica" w:cs="Helvetica"/>
            <w:b/>
            <w:sz w:val="20"/>
            <w:szCs w:val="24"/>
            <w:shd w:val="clear" w:color="auto" w:fill="FFFFFF"/>
          </w:rPr>
          <w:t>3:28:03 PM</w:t>
        </w:r>
        <w:r>
          <w:rPr>
            <w:rFonts w:ascii="Helvetica" w:hAnsi="Helvetica" w:cs="Helvetica"/>
            <w:sz w:val="20"/>
            <w:szCs w:val="24"/>
            <w:shd w:val="clear" w:color="auto" w:fill="FFFFFF"/>
          </w:rPr>
          <w:t xml:space="preserve"> 11-Nov-2025] </w:t>
        </w:r>
        <w:r>
          <w:rPr>
            <w:rFonts w:ascii="Helvetica" w:hAnsi="Helvetica" w:cs="Helvetica"/>
            <w:b/>
            <w:sz w:val="20"/>
            <w:szCs w:val="24"/>
            <w:shd w:val="clear" w:color="auto" w:fill="FFFFFF"/>
          </w:rPr>
          <w:t>SAIL NUMBERs will not be entered, they will be SELECTED from ‘KNOWN GOOD’ BOAT definitions</w:t>
        </w:r>
        <w:r w:rsidR="00B44EF1">
          <w:rPr>
            <w:rFonts w:ascii="Helvetica" w:hAnsi="Helvetica" w:cs="Helvetica"/>
            <w:b/>
            <w:sz w:val="20"/>
            <w:szCs w:val="24"/>
            <w:shd w:val="clear" w:color="auto" w:fill="FFFFFF"/>
          </w:rPr>
          <w:t>, either by typing in SAIL NUMBER (s</w:t>
        </w:r>
      </w:ins>
      <w:ins w:id="220" w:author="Timothy McGuire" w:date="2025-11-11T15:29:00Z" w16du:dateUtc="2025-11-11T20:29:00Z">
        <w:r w:rsidR="00B44EF1">
          <w:rPr>
            <w:rFonts w:ascii="Helvetica" w:hAnsi="Helvetica" w:cs="Helvetica"/>
            <w:b/>
            <w:sz w:val="20"/>
            <w:szCs w:val="24"/>
            <w:shd w:val="clear" w:color="auto" w:fill="FFFFFF"/>
          </w:rPr>
          <w:t xml:space="preserve">earch) or BOAT </w:t>
        </w:r>
        <w:proofErr w:type="gramStart"/>
        <w:r w:rsidR="00B44EF1">
          <w:rPr>
            <w:rFonts w:ascii="Helvetica" w:hAnsi="Helvetica" w:cs="Helvetica"/>
            <w:b/>
            <w:sz w:val="20"/>
            <w:szCs w:val="24"/>
            <w:shd w:val="clear" w:color="auto" w:fill="FFFFFF"/>
          </w:rPr>
          <w:t>NAME, or</w:t>
        </w:r>
        <w:proofErr w:type="gramEnd"/>
        <w:r w:rsidR="00B44EF1">
          <w:rPr>
            <w:rFonts w:ascii="Helvetica" w:hAnsi="Helvetica" w:cs="Helvetica"/>
            <w:b/>
            <w:sz w:val="20"/>
            <w:szCs w:val="24"/>
            <w:shd w:val="clear" w:color="auto" w:fill="FFFFFF"/>
          </w:rPr>
          <w:t xml:space="preserve"> scrolling </w:t>
        </w:r>
        <w:proofErr w:type="gramStart"/>
        <w:r w:rsidR="00B44EF1">
          <w:rPr>
            <w:rFonts w:ascii="Helvetica" w:hAnsi="Helvetica" w:cs="Helvetica"/>
            <w:b/>
            <w:sz w:val="20"/>
            <w:szCs w:val="24"/>
            <w:shd w:val="clear" w:color="auto" w:fill="FFFFFF"/>
          </w:rPr>
          <w:t>thru</w:t>
        </w:r>
        <w:proofErr w:type="gramEnd"/>
        <w:r w:rsidR="00B44EF1">
          <w:rPr>
            <w:rFonts w:ascii="Helvetica" w:hAnsi="Helvetica" w:cs="Helvetica"/>
            <w:b/>
            <w:sz w:val="20"/>
            <w:szCs w:val="24"/>
            <w:shd w:val="clear" w:color="auto" w:fill="FFFFFF"/>
          </w:rPr>
          <w:t xml:space="preserve"> BOATs registered for the REGATTA/RACE </w:t>
        </w:r>
        <w:proofErr w:type="spellStart"/>
        <w:proofErr w:type="gramStart"/>
        <w:r w:rsidR="00B44EF1">
          <w:rPr>
            <w:rFonts w:ascii="Helvetica" w:hAnsi="Helvetica" w:cs="Helvetica"/>
            <w:b/>
            <w:sz w:val="20"/>
            <w:szCs w:val="24"/>
            <w:shd w:val="clear" w:color="auto" w:fill="FFFFFF"/>
          </w:rPr>
          <w:t>your</w:t>
        </w:r>
        <w:proofErr w:type="spellEnd"/>
        <w:proofErr w:type="gramEnd"/>
        <w:r w:rsidR="00B44EF1">
          <w:rPr>
            <w:rFonts w:ascii="Helvetica" w:hAnsi="Helvetica" w:cs="Helvetica"/>
            <w:b/>
            <w:sz w:val="20"/>
            <w:szCs w:val="24"/>
            <w:shd w:val="clear" w:color="auto" w:fill="FFFFFF"/>
          </w:rPr>
          <w:t xml:space="preserve"> are scoring.</w:t>
        </w:r>
      </w:ins>
    </w:p>
    <w:p w14:paraId="4A1FE1C5" w14:textId="03A69772" w:rsidR="00F72CC9" w:rsidRDefault="00F72CC9" w:rsidP="00F72CC9">
      <w:pPr>
        <w:pStyle w:val="ListParagraph"/>
        <w:numPr>
          <w:ilvl w:val="0"/>
          <w:numId w:val="1"/>
        </w:numPr>
        <w:rPr>
          <w:ins w:id="221" w:author="Timothy McGuire" w:date="2025-11-11T15:29:00Z" w16du:dateUtc="2025-11-11T20:29:00Z"/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Display list </w:t>
      </w:r>
      <w:r w:rsidR="004502C4">
        <w:rPr>
          <w:rFonts w:ascii="Tahoma" w:hAnsi="Tahoma" w:cs="Tahoma"/>
          <w:sz w:val="24"/>
          <w:szCs w:val="24"/>
        </w:rPr>
        <w:t>in various sort order</w:t>
      </w:r>
      <w:r w:rsidR="00FC73EE" w:rsidRPr="00BB73B1">
        <w:rPr>
          <w:rFonts w:ascii="Tahoma" w:hAnsi="Tahoma" w:cs="Tahoma"/>
          <w:sz w:val="24"/>
          <w:szCs w:val="24"/>
        </w:rPr>
        <w:t>s</w:t>
      </w:r>
      <w:r w:rsidR="004502C4">
        <w:rPr>
          <w:rFonts w:ascii="Tahoma" w:hAnsi="Tahoma" w:cs="Tahoma"/>
          <w:sz w:val="24"/>
          <w:szCs w:val="24"/>
        </w:rPr>
        <w:t xml:space="preserve">, for example by </w:t>
      </w:r>
      <w:r>
        <w:rPr>
          <w:rFonts w:ascii="Tahoma" w:hAnsi="Tahoma" w:cs="Tahoma"/>
          <w:sz w:val="24"/>
          <w:szCs w:val="24"/>
        </w:rPr>
        <w:t>boats</w:t>
      </w:r>
      <w:r w:rsidR="004502C4">
        <w:rPr>
          <w:rFonts w:ascii="Tahoma" w:hAnsi="Tahoma" w:cs="Tahoma"/>
          <w:sz w:val="24"/>
          <w:szCs w:val="24"/>
        </w:rPr>
        <w:t>,</w:t>
      </w:r>
      <w:r>
        <w:rPr>
          <w:rFonts w:ascii="Tahoma" w:hAnsi="Tahoma" w:cs="Tahoma"/>
          <w:sz w:val="24"/>
          <w:szCs w:val="24"/>
        </w:rPr>
        <w:t xml:space="preserve"> class, sail number, boat name, type of boat</w:t>
      </w:r>
      <w:r w:rsidR="00932D64">
        <w:rPr>
          <w:rFonts w:ascii="Tahoma" w:hAnsi="Tahoma" w:cs="Tahoma"/>
          <w:sz w:val="24"/>
          <w:szCs w:val="24"/>
        </w:rPr>
        <w:t>, owner, ratings</w:t>
      </w:r>
    </w:p>
    <w:p w14:paraId="056C6018" w14:textId="62895E28" w:rsidR="00B44EF1" w:rsidRDefault="00B44EF1" w:rsidP="00B44EF1">
      <w:pPr>
        <w:rPr>
          <w:ins w:id="222" w:author="Timothy McGuire" w:date="2025-11-11T15:29:00Z" w16du:dateUtc="2025-11-11T20:29:00Z"/>
          <w:rFonts w:ascii="Helvetica" w:hAnsi="Helvetica" w:cs="Helvetica"/>
          <w:b/>
          <w:sz w:val="20"/>
          <w:szCs w:val="24"/>
          <w:shd w:val="clear" w:color="auto" w:fill="FFFFFF"/>
        </w:rPr>
      </w:pPr>
      <w:ins w:id="223" w:author="Timothy McGuire" w:date="2025-11-11T15:29:00Z" w16du:dateUtc="2025-11-11T20:29:00Z">
        <w:r>
          <w:rPr>
            <w:rFonts w:ascii="Helvetica" w:hAnsi="Helvetica" w:cs="Helvetica"/>
            <w:b/>
            <w:sz w:val="20"/>
            <w:szCs w:val="24"/>
            <w:shd w:val="clear" w:color="auto" w:fill="FFFF00"/>
          </w:rPr>
          <w:t>Note</w:t>
        </w:r>
        <w:r>
          <w:rPr>
            <w:rFonts w:ascii="Helvetica" w:hAnsi="Helvetica" w:cs="Helvetica"/>
            <w:b/>
            <w:sz w:val="20"/>
            <w:szCs w:val="24"/>
            <w:shd w:val="clear" w:color="auto" w:fill="FFFFFF"/>
          </w:rPr>
          <w:t>:</w:t>
        </w:r>
        <w:r>
          <w:rPr>
            <w:rFonts w:ascii="Helvetica" w:hAnsi="Helvetica" w:cs="Helvetica"/>
            <w:sz w:val="20"/>
            <w:szCs w:val="24"/>
            <w:shd w:val="clear" w:color="auto" w:fill="FFFFFF"/>
          </w:rPr>
          <w:t xml:space="preserve"> [</w:t>
        </w:r>
        <w:r>
          <w:rPr>
            <w:rFonts w:ascii="Helvetica" w:hAnsi="Helvetica" w:cs="Helvetica"/>
            <w:b/>
            <w:sz w:val="20"/>
            <w:szCs w:val="24"/>
            <w:shd w:val="clear" w:color="auto" w:fill="FFFFFF"/>
          </w:rPr>
          <w:t>3:29:39 PM</w:t>
        </w:r>
        <w:r>
          <w:rPr>
            <w:rFonts w:ascii="Helvetica" w:hAnsi="Helvetica" w:cs="Helvetica"/>
            <w:sz w:val="20"/>
            <w:szCs w:val="24"/>
            <w:shd w:val="clear" w:color="auto" w:fill="FFFFFF"/>
          </w:rPr>
          <w:t xml:space="preserve"> 11-Nov-2025] </w:t>
        </w:r>
        <w:r>
          <w:rPr>
            <w:rFonts w:ascii="Helvetica" w:hAnsi="Helvetica" w:cs="Helvetica"/>
            <w:b/>
            <w:sz w:val="20"/>
            <w:szCs w:val="24"/>
            <w:shd w:val="clear" w:color="auto" w:fill="FFFFFF"/>
          </w:rPr>
          <w:t>10-4</w:t>
        </w:r>
      </w:ins>
    </w:p>
    <w:p w14:paraId="029D5A26" w14:textId="5DC51F4D" w:rsidR="00B44EF1" w:rsidRDefault="00B44EF1">
      <w:pPr>
        <w:rPr>
          <w:ins w:id="224" w:author="Timothy McGuire" w:date="2025-11-11T15:29:00Z" w16du:dateUtc="2025-11-11T20:29:00Z"/>
          <w:rFonts w:ascii="Helvetica" w:hAnsi="Helvetica" w:cs="Helvetica"/>
          <w:b/>
          <w:sz w:val="20"/>
          <w:szCs w:val="24"/>
          <w:shd w:val="clear" w:color="auto" w:fill="FFFFFF"/>
        </w:rPr>
      </w:pPr>
      <w:ins w:id="225" w:author="Timothy McGuire" w:date="2025-11-11T15:29:00Z" w16du:dateUtc="2025-11-11T20:29:00Z">
        <w:r>
          <w:rPr>
            <w:rFonts w:ascii="Helvetica" w:hAnsi="Helvetica" w:cs="Helvetica"/>
            <w:b/>
            <w:sz w:val="20"/>
            <w:szCs w:val="24"/>
            <w:shd w:val="clear" w:color="auto" w:fill="FFFFFF"/>
          </w:rPr>
          <w:br w:type="page"/>
        </w:r>
      </w:ins>
    </w:p>
    <w:p w14:paraId="6E4EAA42" w14:textId="1E57E662" w:rsidR="00B44EF1" w:rsidRPr="00B44EF1" w:rsidDel="00B44EF1" w:rsidRDefault="00B44EF1" w:rsidP="00B44EF1">
      <w:pPr>
        <w:rPr>
          <w:del w:id="226" w:author="Timothy McGuire" w:date="2025-11-11T15:29:00Z" w16du:dateUtc="2025-11-11T20:29:00Z"/>
          <w:rFonts w:ascii="Helvetica" w:hAnsi="Helvetica" w:cs="Helvetica"/>
          <w:b/>
          <w:sz w:val="20"/>
          <w:szCs w:val="24"/>
          <w:rPrChange w:id="227" w:author="Timothy McGuire" w:date="2025-11-11T15:29:00Z" w16du:dateUtc="2025-11-11T20:29:00Z">
            <w:rPr>
              <w:del w:id="228" w:author="Timothy McGuire" w:date="2025-11-11T15:29:00Z" w16du:dateUtc="2025-11-11T20:29:00Z"/>
            </w:rPr>
          </w:rPrChange>
        </w:rPr>
        <w:pPrChange w:id="229" w:author="Timothy McGuire" w:date="2025-11-11T15:29:00Z" w16du:dateUtc="2025-11-11T20:29:00Z">
          <w:pPr>
            <w:pStyle w:val="ListParagraph"/>
            <w:numPr>
              <w:numId w:val="1"/>
            </w:numPr>
            <w:ind w:hanging="360"/>
          </w:pPr>
        </w:pPrChange>
      </w:pPr>
    </w:p>
    <w:p w14:paraId="44251942" w14:textId="2B5F54F1" w:rsidR="00F72CC9" w:rsidRDefault="00F72CC9" w:rsidP="00F72CC9">
      <w:pPr>
        <w:pStyle w:val="ListParagraph"/>
        <w:numPr>
          <w:ilvl w:val="0"/>
          <w:numId w:val="1"/>
        </w:numPr>
        <w:rPr>
          <w:ins w:id="230" w:author="Timothy McGuire" w:date="2025-11-11T15:30:00Z" w16du:dateUtc="2025-11-11T20:30:00Z"/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Setup race details</w:t>
      </w:r>
      <w:r w:rsidR="00C56B5D" w:rsidRPr="00BB73B1">
        <w:rPr>
          <w:rFonts w:ascii="Tahoma" w:hAnsi="Tahoma" w:cs="Tahoma"/>
          <w:sz w:val="24"/>
          <w:szCs w:val="24"/>
        </w:rPr>
        <w:t>:</w:t>
      </w:r>
      <w:r>
        <w:rPr>
          <w:rFonts w:ascii="Tahoma" w:hAnsi="Tahoma" w:cs="Tahoma"/>
          <w:sz w:val="24"/>
          <w:szCs w:val="24"/>
        </w:rPr>
        <w:t xml:space="preserve"> start time, distance, course sailed per class</w:t>
      </w:r>
      <w:r w:rsidR="00932D64">
        <w:rPr>
          <w:rFonts w:ascii="Tahoma" w:hAnsi="Tahoma" w:cs="Tahoma"/>
          <w:sz w:val="24"/>
          <w:szCs w:val="24"/>
        </w:rPr>
        <w:t>, time limits</w:t>
      </w:r>
    </w:p>
    <w:p w14:paraId="1D44149B" w14:textId="736CCCED" w:rsidR="00C2098E" w:rsidRDefault="00C2098E" w:rsidP="00B44EF1">
      <w:pPr>
        <w:rPr>
          <w:ins w:id="231" w:author="Timothy McGuire" w:date="2025-11-11T15:44:00Z" w16du:dateUtc="2025-11-11T20:44:00Z"/>
          <w:rFonts w:ascii="Helvetica" w:hAnsi="Helvetica" w:cs="Helvetica"/>
          <w:b/>
          <w:sz w:val="20"/>
          <w:szCs w:val="24"/>
          <w:shd w:val="clear" w:color="auto" w:fill="FFFFFF"/>
        </w:rPr>
      </w:pPr>
      <w:ins w:id="232" w:author="Timothy McGuire" w:date="2025-11-11T15:44:00Z" w16du:dateUtc="2025-11-11T20:44:00Z">
        <w:r>
          <w:rPr>
            <w:rFonts w:ascii="Helvetica" w:hAnsi="Helvetica" w:cs="Helvetica"/>
            <w:b/>
            <w:sz w:val="20"/>
            <w:szCs w:val="24"/>
            <w:shd w:val="clear" w:color="auto" w:fill="FFFF00"/>
          </w:rPr>
          <w:t>Note</w:t>
        </w:r>
        <w:r>
          <w:rPr>
            <w:rFonts w:ascii="Helvetica" w:hAnsi="Helvetica" w:cs="Helvetica"/>
            <w:b/>
            <w:sz w:val="20"/>
            <w:szCs w:val="24"/>
            <w:shd w:val="clear" w:color="auto" w:fill="FFFFFF"/>
          </w:rPr>
          <w:t>:</w:t>
        </w:r>
        <w:r>
          <w:rPr>
            <w:rFonts w:ascii="Helvetica" w:hAnsi="Helvetica" w:cs="Helvetica"/>
            <w:sz w:val="20"/>
            <w:szCs w:val="24"/>
            <w:shd w:val="clear" w:color="auto" w:fill="FFFFFF"/>
          </w:rPr>
          <w:t xml:space="preserve"> [</w:t>
        </w:r>
        <w:r>
          <w:rPr>
            <w:rFonts w:ascii="Helvetica" w:hAnsi="Helvetica" w:cs="Helvetica"/>
            <w:b/>
            <w:sz w:val="20"/>
            <w:szCs w:val="24"/>
            <w:shd w:val="clear" w:color="auto" w:fill="FFFFFF"/>
          </w:rPr>
          <w:t>3:44:25 PM</w:t>
        </w:r>
        <w:r>
          <w:rPr>
            <w:rFonts w:ascii="Helvetica" w:hAnsi="Helvetica" w:cs="Helvetica"/>
            <w:sz w:val="20"/>
            <w:szCs w:val="24"/>
            <w:shd w:val="clear" w:color="auto" w:fill="FFFFFF"/>
          </w:rPr>
          <w:t xml:space="preserve"> 11-Nov-2025] </w:t>
        </w:r>
        <w:r>
          <w:rPr>
            <w:rFonts w:ascii="Helvetica" w:hAnsi="Helvetica" w:cs="Helvetica"/>
            <w:b/>
            <w:sz w:val="20"/>
            <w:szCs w:val="24"/>
            <w:shd w:val="clear" w:color="auto" w:fill="FFFFFF"/>
          </w:rPr>
          <w:t>Covered in RACE definition</w:t>
        </w:r>
      </w:ins>
    </w:p>
    <w:p w14:paraId="036A3F4A" w14:textId="0B438670" w:rsidR="00C2098E" w:rsidRPr="00C2098E" w:rsidDel="007E55C9" w:rsidRDefault="00C2098E" w:rsidP="00B44EF1">
      <w:pPr>
        <w:rPr>
          <w:del w:id="233" w:author="Timothy McGuire" w:date="2025-11-11T15:45:00Z" w16du:dateUtc="2025-11-11T20:45:00Z"/>
          <w:rFonts w:ascii="Helvetica" w:hAnsi="Helvetica" w:cs="Helvetica"/>
          <w:b/>
          <w:sz w:val="20"/>
          <w:szCs w:val="24"/>
          <w:rPrChange w:id="234" w:author="Timothy McGuire" w:date="2025-11-11T15:44:00Z" w16du:dateUtc="2025-11-11T20:44:00Z">
            <w:rPr>
              <w:del w:id="235" w:author="Timothy McGuire" w:date="2025-11-11T15:45:00Z" w16du:dateUtc="2025-11-11T20:45:00Z"/>
            </w:rPr>
          </w:rPrChange>
        </w:rPr>
        <w:pPrChange w:id="236" w:author="Timothy McGuire" w:date="2025-11-11T15:30:00Z" w16du:dateUtc="2025-11-11T20:30:00Z">
          <w:pPr>
            <w:pStyle w:val="ListParagraph"/>
            <w:numPr>
              <w:numId w:val="1"/>
            </w:numPr>
            <w:ind w:hanging="360"/>
          </w:pPr>
        </w:pPrChange>
      </w:pPr>
    </w:p>
    <w:p w14:paraId="5E46D8E2" w14:textId="77777777" w:rsidR="002D356F" w:rsidRDefault="002D356F" w:rsidP="00F72CC9">
      <w:pPr>
        <w:pStyle w:val="ListParagraph"/>
        <w:numPr>
          <w:ilvl w:val="0"/>
          <w:numId w:val="1"/>
        </w:numPr>
        <w:rPr>
          <w:ins w:id="237" w:author="Timothy McGuire" w:date="2025-11-11T15:44:00Z" w16du:dateUtc="2025-11-11T20:44:00Z"/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Allow entry of start data for up to 3 races</w:t>
      </w:r>
      <w:r w:rsidR="004502C4">
        <w:rPr>
          <w:rFonts w:ascii="Tahoma" w:hAnsi="Tahoma" w:cs="Tahoma"/>
          <w:sz w:val="24"/>
          <w:szCs w:val="24"/>
        </w:rPr>
        <w:t xml:space="preserve"> (for W/L and maybe P2P (HH))</w:t>
      </w:r>
    </w:p>
    <w:p w14:paraId="2DF41BFE" w14:textId="6F81C28C" w:rsidR="007E55C9" w:rsidRPr="007E55C9" w:rsidRDefault="007E55C9" w:rsidP="007E55C9">
      <w:pPr>
        <w:rPr>
          <w:ins w:id="238" w:author="Timothy McGuire" w:date="2025-11-11T15:44:00Z" w16du:dateUtc="2025-11-11T20:44:00Z"/>
          <w:rFonts w:ascii="Helvetica" w:hAnsi="Helvetica" w:cs="Helvetica"/>
          <w:b/>
          <w:sz w:val="20"/>
          <w:szCs w:val="24"/>
          <w:rPrChange w:id="239" w:author="Timothy McGuire" w:date="2025-11-11T15:44:00Z" w16du:dateUtc="2025-11-11T20:44:00Z">
            <w:rPr>
              <w:ins w:id="240" w:author="Timothy McGuire" w:date="2025-11-11T15:44:00Z" w16du:dateUtc="2025-11-11T20:44:00Z"/>
              <w:rFonts w:ascii="Tahoma" w:hAnsi="Tahoma" w:cs="Tahoma"/>
              <w:sz w:val="24"/>
              <w:szCs w:val="24"/>
            </w:rPr>
          </w:rPrChange>
        </w:rPr>
      </w:pPr>
      <w:ins w:id="241" w:author="Timothy McGuire" w:date="2025-11-11T15:44:00Z" w16du:dateUtc="2025-11-11T20:44:00Z">
        <w:r>
          <w:rPr>
            <w:rFonts w:ascii="Helvetica" w:hAnsi="Helvetica" w:cs="Helvetica"/>
            <w:b/>
            <w:sz w:val="20"/>
            <w:szCs w:val="24"/>
            <w:shd w:val="clear" w:color="auto" w:fill="FFFF00"/>
          </w:rPr>
          <w:t>Note</w:t>
        </w:r>
        <w:r>
          <w:rPr>
            <w:rFonts w:ascii="Helvetica" w:hAnsi="Helvetica" w:cs="Helvetica"/>
            <w:b/>
            <w:sz w:val="20"/>
            <w:szCs w:val="24"/>
            <w:shd w:val="clear" w:color="auto" w:fill="FFFFFF"/>
          </w:rPr>
          <w:t>:</w:t>
        </w:r>
        <w:r>
          <w:rPr>
            <w:rFonts w:ascii="Helvetica" w:hAnsi="Helvetica" w:cs="Helvetica"/>
            <w:sz w:val="20"/>
            <w:szCs w:val="24"/>
            <w:shd w:val="clear" w:color="auto" w:fill="FFFFFF"/>
          </w:rPr>
          <w:t xml:space="preserve"> [</w:t>
        </w:r>
        <w:r>
          <w:rPr>
            <w:rFonts w:ascii="Helvetica" w:hAnsi="Helvetica" w:cs="Helvetica"/>
            <w:b/>
            <w:sz w:val="20"/>
            <w:szCs w:val="24"/>
            <w:shd w:val="clear" w:color="auto" w:fill="FFFFFF"/>
          </w:rPr>
          <w:t>3:44:54 PM</w:t>
        </w:r>
        <w:r>
          <w:rPr>
            <w:rFonts w:ascii="Helvetica" w:hAnsi="Helvetica" w:cs="Helvetica"/>
            <w:sz w:val="20"/>
            <w:szCs w:val="24"/>
            <w:shd w:val="clear" w:color="auto" w:fill="FFFFFF"/>
          </w:rPr>
          <w:t xml:space="preserve"> 11-Nov-2025] </w:t>
        </w:r>
        <w:r>
          <w:rPr>
            <w:rFonts w:ascii="Helvetica" w:hAnsi="Helvetica" w:cs="Helvetica"/>
            <w:b/>
            <w:sz w:val="20"/>
            <w:szCs w:val="24"/>
            <w:shd w:val="clear" w:color="auto" w:fill="FFFFFF"/>
          </w:rPr>
          <w:t>No limit on RACE</w:t>
        </w:r>
      </w:ins>
      <w:ins w:id="242" w:author="Timothy McGuire" w:date="2025-11-11T15:45:00Z" w16du:dateUtc="2025-11-11T20:45:00Z">
        <w:r>
          <w:rPr>
            <w:rFonts w:ascii="Helvetica" w:hAnsi="Helvetica" w:cs="Helvetica"/>
            <w:b/>
            <w:sz w:val="20"/>
            <w:szCs w:val="24"/>
            <w:shd w:val="clear" w:color="auto" w:fill="FFFFFF"/>
          </w:rPr>
          <w:t>s per REGATTA</w:t>
        </w:r>
      </w:ins>
    </w:p>
    <w:p w14:paraId="71977B4C" w14:textId="36D7BD57" w:rsidR="007E55C9" w:rsidRPr="007E55C9" w:rsidDel="007E55C9" w:rsidRDefault="007E55C9" w:rsidP="007E55C9">
      <w:pPr>
        <w:rPr>
          <w:del w:id="243" w:author="Timothy McGuire" w:date="2025-11-11T15:45:00Z" w16du:dateUtc="2025-11-11T20:45:00Z"/>
          <w:rFonts w:ascii="Tahoma" w:hAnsi="Tahoma" w:cs="Tahoma"/>
          <w:sz w:val="24"/>
          <w:szCs w:val="24"/>
          <w:rPrChange w:id="244" w:author="Timothy McGuire" w:date="2025-11-11T15:44:00Z" w16du:dateUtc="2025-11-11T20:44:00Z">
            <w:rPr>
              <w:del w:id="245" w:author="Timothy McGuire" w:date="2025-11-11T15:45:00Z" w16du:dateUtc="2025-11-11T20:45:00Z"/>
            </w:rPr>
          </w:rPrChange>
        </w:rPr>
        <w:pPrChange w:id="246" w:author="Timothy McGuire" w:date="2025-11-11T15:44:00Z" w16du:dateUtc="2025-11-11T20:44:00Z">
          <w:pPr>
            <w:pStyle w:val="ListParagraph"/>
            <w:numPr>
              <w:numId w:val="1"/>
            </w:numPr>
            <w:ind w:hanging="360"/>
          </w:pPr>
        </w:pPrChange>
      </w:pPr>
    </w:p>
    <w:p w14:paraId="5EFB431F" w14:textId="5C1EE523" w:rsidR="009E3E8A" w:rsidRDefault="009E3E8A" w:rsidP="00F72CC9">
      <w:pPr>
        <w:pStyle w:val="ListParagraph"/>
        <w:numPr>
          <w:ilvl w:val="0"/>
          <w:numId w:val="1"/>
        </w:numPr>
        <w:rPr>
          <w:ins w:id="247" w:author="Timothy McGuire" w:date="2025-11-11T15:45:00Z" w16du:dateUtc="2025-11-11T20:45:00Z"/>
          <w:rFonts w:ascii="Tahoma" w:hAnsi="Tahoma" w:cs="Tahoma"/>
          <w:sz w:val="24"/>
          <w:szCs w:val="24"/>
        </w:rPr>
      </w:pPr>
      <w:proofErr w:type="gramStart"/>
      <w:r>
        <w:rPr>
          <w:rFonts w:ascii="Tahoma" w:hAnsi="Tahoma" w:cs="Tahoma"/>
          <w:sz w:val="24"/>
          <w:szCs w:val="24"/>
        </w:rPr>
        <w:t>Setup</w:t>
      </w:r>
      <w:proofErr w:type="gramEnd"/>
      <w:r>
        <w:rPr>
          <w:rFonts w:ascii="Tahoma" w:hAnsi="Tahoma" w:cs="Tahoma"/>
          <w:sz w:val="24"/>
          <w:szCs w:val="24"/>
        </w:rPr>
        <w:t xml:space="preserve"> ORC data to use </w:t>
      </w:r>
      <w:r w:rsidR="00B4530A" w:rsidRPr="00BB73B1">
        <w:rPr>
          <w:rFonts w:ascii="Tahoma" w:hAnsi="Tahoma" w:cs="Tahoma"/>
          <w:sz w:val="24"/>
          <w:szCs w:val="24"/>
        </w:rPr>
        <w:t>various wind bands</w:t>
      </w:r>
      <w:r w:rsidR="00B4530A">
        <w:rPr>
          <w:rFonts w:ascii="Tahoma" w:hAnsi="Tahoma" w:cs="Tahoma"/>
          <w:sz w:val="24"/>
          <w:szCs w:val="24"/>
        </w:rPr>
        <w:t xml:space="preserve"> (</w:t>
      </w:r>
      <w:r>
        <w:rPr>
          <w:rFonts w:ascii="Tahoma" w:hAnsi="Tahoma" w:cs="Tahoma"/>
          <w:sz w:val="24"/>
          <w:szCs w:val="24"/>
        </w:rPr>
        <w:t xml:space="preserve">5 band or 3 band per </w:t>
      </w:r>
      <w:r w:rsidRPr="00BB73B1">
        <w:rPr>
          <w:rFonts w:ascii="Tahoma" w:hAnsi="Tahoma" w:cs="Tahoma"/>
          <w:sz w:val="24"/>
          <w:szCs w:val="24"/>
        </w:rPr>
        <w:t xml:space="preserve">race </w:t>
      </w:r>
      <w:r w:rsidR="00B4530A" w:rsidRPr="00BB73B1">
        <w:rPr>
          <w:rFonts w:ascii="Tahoma" w:hAnsi="Tahoma" w:cs="Tahoma"/>
          <w:sz w:val="24"/>
          <w:szCs w:val="24"/>
        </w:rPr>
        <w:t>and</w:t>
      </w:r>
      <w:r w:rsidR="00B4530A">
        <w:rPr>
          <w:rFonts w:ascii="Tahoma" w:hAnsi="Tahoma" w:cs="Tahoma"/>
          <w:sz w:val="24"/>
          <w:szCs w:val="24"/>
        </w:rPr>
        <w:t xml:space="preserve"> race </w:t>
      </w:r>
      <w:r>
        <w:rPr>
          <w:rFonts w:ascii="Tahoma" w:hAnsi="Tahoma" w:cs="Tahoma"/>
          <w:sz w:val="24"/>
          <w:szCs w:val="24"/>
        </w:rPr>
        <w:t>type</w:t>
      </w:r>
      <w:r w:rsidR="00B4530A">
        <w:rPr>
          <w:rFonts w:ascii="Tahoma" w:hAnsi="Tahoma" w:cs="Tahoma"/>
          <w:sz w:val="24"/>
          <w:szCs w:val="24"/>
        </w:rPr>
        <w:t>)</w:t>
      </w:r>
    </w:p>
    <w:p w14:paraId="51DBAD4F" w14:textId="77777777" w:rsidR="007E55C9" w:rsidRPr="007E55C9" w:rsidRDefault="007E55C9" w:rsidP="007E55C9">
      <w:pPr>
        <w:rPr>
          <w:rFonts w:ascii="Tahoma" w:hAnsi="Tahoma" w:cs="Tahoma"/>
          <w:sz w:val="24"/>
          <w:szCs w:val="24"/>
          <w:rPrChange w:id="248" w:author="Timothy McGuire" w:date="2025-11-11T15:45:00Z" w16du:dateUtc="2025-11-11T20:45:00Z">
            <w:rPr/>
          </w:rPrChange>
        </w:rPr>
        <w:pPrChange w:id="249" w:author="Timothy McGuire" w:date="2025-11-11T15:45:00Z" w16du:dateUtc="2025-11-11T20:45:00Z">
          <w:pPr>
            <w:pStyle w:val="ListParagraph"/>
            <w:numPr>
              <w:numId w:val="1"/>
            </w:numPr>
            <w:ind w:hanging="360"/>
          </w:pPr>
        </w:pPrChange>
      </w:pPr>
    </w:p>
    <w:p w14:paraId="684AE11D" w14:textId="71E00E86" w:rsidR="004502C4" w:rsidRDefault="004502C4" w:rsidP="00F72CC9">
      <w:pPr>
        <w:pStyle w:val="ListParagraph"/>
        <w:numPr>
          <w:ilvl w:val="0"/>
          <w:numId w:val="1"/>
        </w:numPr>
        <w:rPr>
          <w:ins w:id="250" w:author="Timothy McGuire" w:date="2025-11-11T15:46:00Z" w16du:dateUtc="2025-11-11T20:46:00Z"/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Setup PHRF data to use HCP for W/L and </w:t>
      </w:r>
      <w:ins w:id="251" w:author="Timothy McGuire" w:date="2025-11-11T14:30:00Z" w16du:dateUtc="2025-11-11T19:30:00Z">
        <w:r w:rsidR="003129CF">
          <w:rPr>
            <w:rFonts w:ascii="Tahoma" w:hAnsi="Tahoma" w:cs="Tahoma"/>
            <w:sz w:val="24"/>
            <w:szCs w:val="24"/>
          </w:rPr>
          <w:t>D</w:t>
        </w:r>
      </w:ins>
      <w:del w:id="252" w:author="Timothy McGuire" w:date="2025-11-11T14:30:00Z" w16du:dateUtc="2025-11-11T19:30:00Z">
        <w:r w:rsidDel="003129CF">
          <w:rPr>
            <w:rFonts w:ascii="Tahoma" w:hAnsi="Tahoma" w:cs="Tahoma"/>
            <w:sz w:val="24"/>
            <w:szCs w:val="24"/>
          </w:rPr>
          <w:delText>d</w:delText>
        </w:r>
      </w:del>
      <w:r>
        <w:rPr>
          <w:rFonts w:ascii="Tahoma" w:hAnsi="Tahoma" w:cs="Tahoma"/>
          <w:sz w:val="24"/>
          <w:szCs w:val="24"/>
        </w:rPr>
        <w:t>HCP for P2P</w:t>
      </w:r>
    </w:p>
    <w:p w14:paraId="6D24357D" w14:textId="77777777" w:rsidR="007E55C9" w:rsidRPr="007E55C9" w:rsidRDefault="007E55C9" w:rsidP="007E55C9">
      <w:pPr>
        <w:pStyle w:val="ListParagraph"/>
        <w:rPr>
          <w:ins w:id="253" w:author="Timothy McGuire" w:date="2025-11-11T15:46:00Z" w16du:dateUtc="2025-11-11T20:46:00Z"/>
          <w:rFonts w:ascii="Tahoma" w:hAnsi="Tahoma" w:cs="Tahoma"/>
          <w:sz w:val="24"/>
          <w:szCs w:val="24"/>
          <w:rPrChange w:id="254" w:author="Timothy McGuire" w:date="2025-11-11T15:46:00Z" w16du:dateUtc="2025-11-11T20:46:00Z">
            <w:rPr>
              <w:ins w:id="255" w:author="Timothy McGuire" w:date="2025-11-11T15:46:00Z" w16du:dateUtc="2025-11-11T20:46:00Z"/>
            </w:rPr>
          </w:rPrChange>
        </w:rPr>
        <w:pPrChange w:id="256" w:author="Timothy McGuire" w:date="2025-11-11T15:46:00Z" w16du:dateUtc="2025-11-11T20:46:00Z">
          <w:pPr>
            <w:pStyle w:val="ListParagraph"/>
            <w:numPr>
              <w:numId w:val="1"/>
            </w:numPr>
            <w:ind w:hanging="360"/>
          </w:pPr>
        </w:pPrChange>
      </w:pPr>
    </w:p>
    <w:p w14:paraId="6A8AE29B" w14:textId="77777777" w:rsidR="007E55C9" w:rsidRPr="007E55C9" w:rsidRDefault="007E55C9" w:rsidP="007E55C9">
      <w:pPr>
        <w:rPr>
          <w:rFonts w:ascii="Tahoma" w:hAnsi="Tahoma" w:cs="Tahoma"/>
          <w:sz w:val="24"/>
          <w:szCs w:val="24"/>
          <w:rPrChange w:id="257" w:author="Timothy McGuire" w:date="2025-11-11T15:46:00Z" w16du:dateUtc="2025-11-11T20:46:00Z">
            <w:rPr/>
          </w:rPrChange>
        </w:rPr>
        <w:pPrChange w:id="258" w:author="Timothy McGuire" w:date="2025-11-11T15:46:00Z" w16du:dateUtc="2025-11-11T20:46:00Z">
          <w:pPr>
            <w:pStyle w:val="ListParagraph"/>
            <w:numPr>
              <w:numId w:val="1"/>
            </w:numPr>
            <w:ind w:hanging="360"/>
          </w:pPr>
        </w:pPrChange>
      </w:pPr>
    </w:p>
    <w:p w14:paraId="1BAB021C" w14:textId="034A75ED" w:rsidR="00F72CC9" w:rsidRDefault="00F72CC9" w:rsidP="00F72CC9">
      <w:pPr>
        <w:pStyle w:val="ListParagraph"/>
        <w:numPr>
          <w:ilvl w:val="0"/>
          <w:numId w:val="1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Print RC data, check</w:t>
      </w:r>
      <w:r w:rsidR="00FC73EE" w:rsidRPr="00BB73B1">
        <w:rPr>
          <w:rFonts w:ascii="Tahoma" w:hAnsi="Tahoma" w:cs="Tahoma"/>
          <w:sz w:val="24"/>
          <w:szCs w:val="24"/>
        </w:rPr>
        <w:t>-</w:t>
      </w:r>
      <w:r w:rsidRPr="00BB73B1">
        <w:rPr>
          <w:rFonts w:ascii="Tahoma" w:hAnsi="Tahoma" w:cs="Tahoma"/>
          <w:sz w:val="24"/>
          <w:szCs w:val="24"/>
        </w:rPr>
        <w:t>i</w:t>
      </w:r>
      <w:r>
        <w:rPr>
          <w:rFonts w:ascii="Tahoma" w:hAnsi="Tahoma" w:cs="Tahoma"/>
          <w:sz w:val="24"/>
          <w:szCs w:val="24"/>
        </w:rPr>
        <w:t>n sheets, duplicates by boat name</w:t>
      </w:r>
      <w:r w:rsidR="00B4530A">
        <w:rPr>
          <w:rFonts w:ascii="Tahoma" w:hAnsi="Tahoma" w:cs="Tahoma"/>
          <w:sz w:val="24"/>
          <w:szCs w:val="24"/>
        </w:rPr>
        <w:t xml:space="preserve"> and</w:t>
      </w:r>
      <w:r>
        <w:rPr>
          <w:rFonts w:ascii="Tahoma" w:hAnsi="Tahoma" w:cs="Tahoma"/>
          <w:sz w:val="24"/>
          <w:szCs w:val="24"/>
        </w:rPr>
        <w:t xml:space="preserve"> by sail number</w:t>
      </w:r>
    </w:p>
    <w:p w14:paraId="0A7CA738" w14:textId="5A9AA671" w:rsidR="00932D64" w:rsidRDefault="00932D64" w:rsidP="00F72CC9">
      <w:pPr>
        <w:pStyle w:val="ListParagraph"/>
        <w:numPr>
          <w:ilvl w:val="0"/>
          <w:numId w:val="1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Calculate race length based on leg length and number or legs, or modified Olympic course</w:t>
      </w:r>
      <w:r w:rsidR="00B4530A">
        <w:rPr>
          <w:rFonts w:ascii="Tahoma" w:hAnsi="Tahoma" w:cs="Tahoma"/>
          <w:sz w:val="24"/>
          <w:szCs w:val="24"/>
        </w:rPr>
        <w:t xml:space="preserve"> </w:t>
      </w:r>
    </w:p>
    <w:p w14:paraId="6B27C7EA" w14:textId="79F0105F" w:rsidR="00932D64" w:rsidRDefault="00932D64" w:rsidP="00F72CC9">
      <w:pPr>
        <w:pStyle w:val="ListParagraph"/>
        <w:numPr>
          <w:ilvl w:val="0"/>
          <w:numId w:val="1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Add classes, like DBL JAM, DBL Spin, Multihull or other club</w:t>
      </w:r>
      <w:r w:rsidR="00C56B5D" w:rsidRPr="00BB73B1">
        <w:rPr>
          <w:rFonts w:ascii="Tahoma" w:hAnsi="Tahoma" w:cs="Tahoma"/>
          <w:sz w:val="24"/>
          <w:szCs w:val="24"/>
        </w:rPr>
        <w:t>-</w:t>
      </w:r>
      <w:r>
        <w:rPr>
          <w:rFonts w:ascii="Tahoma" w:hAnsi="Tahoma" w:cs="Tahoma"/>
          <w:sz w:val="24"/>
          <w:szCs w:val="24"/>
        </w:rPr>
        <w:t>specific classes</w:t>
      </w:r>
      <w:r w:rsidR="00594336">
        <w:rPr>
          <w:rFonts w:ascii="Tahoma" w:hAnsi="Tahoma" w:cs="Tahoma"/>
          <w:sz w:val="24"/>
          <w:szCs w:val="24"/>
        </w:rPr>
        <w:t xml:space="preserve"> and identify their division, course and start data</w:t>
      </w:r>
    </w:p>
    <w:p w14:paraId="702D3B2A" w14:textId="77777777" w:rsidR="00932D64" w:rsidRPr="00594336" w:rsidRDefault="00932D64" w:rsidP="00594336">
      <w:pPr>
        <w:ind w:left="360"/>
        <w:rPr>
          <w:rFonts w:ascii="Tahoma" w:hAnsi="Tahoma" w:cs="Tahoma"/>
          <w:sz w:val="24"/>
          <w:szCs w:val="24"/>
        </w:rPr>
      </w:pPr>
    </w:p>
    <w:p w14:paraId="6B6554D9" w14:textId="77777777" w:rsidR="006C1689" w:rsidRDefault="006C1689">
      <w:pPr>
        <w:rPr>
          <w:ins w:id="259" w:author="Timothy McGuire" w:date="2025-11-11T15:08:00Z" w16du:dateUtc="2025-11-11T20:08:00Z"/>
          <w:rFonts w:ascii="Tahoma" w:hAnsi="Tahoma" w:cs="Tahoma"/>
          <w:b/>
          <w:sz w:val="24"/>
          <w:szCs w:val="24"/>
        </w:rPr>
      </w:pPr>
      <w:ins w:id="260" w:author="Timothy McGuire" w:date="2025-11-11T15:08:00Z" w16du:dateUtc="2025-11-11T20:08:00Z">
        <w:r>
          <w:rPr>
            <w:rFonts w:ascii="Tahoma" w:hAnsi="Tahoma" w:cs="Tahoma"/>
            <w:b/>
            <w:sz w:val="24"/>
            <w:szCs w:val="24"/>
          </w:rPr>
          <w:br w:type="page"/>
        </w:r>
      </w:ins>
    </w:p>
    <w:p w14:paraId="1243AE7A" w14:textId="19E46E3A" w:rsidR="00AF096F" w:rsidRPr="00F72CC9" w:rsidRDefault="00F72CC9">
      <w:pPr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lastRenderedPageBreak/>
        <w:t xml:space="preserve">Race Data </w:t>
      </w:r>
      <w:r w:rsidRPr="00F72CC9">
        <w:rPr>
          <w:rFonts w:ascii="Tahoma" w:hAnsi="Tahoma" w:cs="Tahoma"/>
          <w:b/>
          <w:sz w:val="24"/>
          <w:szCs w:val="24"/>
        </w:rPr>
        <w:t>Entry</w:t>
      </w:r>
    </w:p>
    <w:p w14:paraId="4989274E" w14:textId="09B0FCC2" w:rsidR="00F72CC9" w:rsidRPr="00BB73B1" w:rsidRDefault="007D6202" w:rsidP="007D6202">
      <w:pPr>
        <w:pStyle w:val="ListParagraph"/>
        <w:numPr>
          <w:ilvl w:val="0"/>
          <w:numId w:val="2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Enter Sail Number and Finish Time (HHMMSS </w:t>
      </w:r>
      <w:r w:rsidRPr="00BB73B1">
        <w:rPr>
          <w:rFonts w:ascii="Tahoma" w:hAnsi="Tahoma" w:cs="Tahoma"/>
          <w:sz w:val="24"/>
          <w:szCs w:val="24"/>
        </w:rPr>
        <w:t>– no colons</w:t>
      </w:r>
      <w:r w:rsidR="00030DA8" w:rsidRPr="00BB73B1">
        <w:rPr>
          <w:rFonts w:ascii="Tahoma" w:hAnsi="Tahoma" w:cs="Tahoma"/>
          <w:sz w:val="24"/>
          <w:szCs w:val="24"/>
        </w:rPr>
        <w:t xml:space="preserve"> on entry, but</w:t>
      </w:r>
      <w:r w:rsidR="00FC73EE" w:rsidRPr="00BB73B1">
        <w:rPr>
          <w:rFonts w:ascii="Tahoma" w:hAnsi="Tahoma" w:cs="Tahoma"/>
          <w:sz w:val="24"/>
          <w:szCs w:val="24"/>
        </w:rPr>
        <w:t xml:space="preserve"> </w:t>
      </w:r>
      <w:r w:rsidR="00030DA8" w:rsidRPr="00BB73B1">
        <w:rPr>
          <w:rFonts w:ascii="Tahoma" w:hAnsi="Tahoma" w:cs="Tahoma"/>
          <w:sz w:val="24"/>
          <w:szCs w:val="24"/>
        </w:rPr>
        <w:t>colons on display</w:t>
      </w:r>
      <w:r w:rsidRPr="00BB73B1">
        <w:rPr>
          <w:rFonts w:ascii="Tahoma" w:hAnsi="Tahoma" w:cs="Tahoma"/>
          <w:sz w:val="24"/>
          <w:szCs w:val="24"/>
        </w:rPr>
        <w:t>)</w:t>
      </w:r>
    </w:p>
    <w:p w14:paraId="2DB5C2E3" w14:textId="77777777" w:rsidR="007D6202" w:rsidRDefault="007D6202" w:rsidP="007D6202">
      <w:pPr>
        <w:pStyle w:val="ListParagraph"/>
        <w:numPr>
          <w:ilvl w:val="0"/>
          <w:numId w:val="2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Allow times into the next day (currently use HH as 25, </w:t>
      </w:r>
      <w:proofErr w:type="spellStart"/>
      <w:r>
        <w:rPr>
          <w:rFonts w:ascii="Tahoma" w:hAnsi="Tahoma" w:cs="Tahoma"/>
          <w:sz w:val="24"/>
          <w:szCs w:val="24"/>
        </w:rPr>
        <w:t>etc</w:t>
      </w:r>
      <w:proofErr w:type="spellEnd"/>
      <w:r>
        <w:rPr>
          <w:rFonts w:ascii="Tahoma" w:hAnsi="Tahoma" w:cs="Tahoma"/>
          <w:sz w:val="24"/>
          <w:szCs w:val="24"/>
        </w:rPr>
        <w:t>)</w:t>
      </w:r>
    </w:p>
    <w:p w14:paraId="3102595B" w14:textId="77777777" w:rsidR="007D6202" w:rsidRDefault="007D6202" w:rsidP="007D6202">
      <w:pPr>
        <w:pStyle w:val="ListParagraph"/>
        <w:numPr>
          <w:ilvl w:val="0"/>
          <w:numId w:val="2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Enter Finish Times for up to 3 races</w:t>
      </w:r>
    </w:p>
    <w:p w14:paraId="422AB833" w14:textId="65DD55D9" w:rsidR="007D6202" w:rsidRPr="00BB73B1" w:rsidRDefault="002D356F" w:rsidP="007D6202">
      <w:pPr>
        <w:pStyle w:val="ListParagraph"/>
        <w:numPr>
          <w:ilvl w:val="0"/>
          <w:numId w:val="2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Determine class for each sail number</w:t>
      </w:r>
      <w:r w:rsidR="00FC73EE">
        <w:rPr>
          <w:rFonts w:ascii="Tahoma" w:hAnsi="Tahoma" w:cs="Tahoma"/>
          <w:sz w:val="24"/>
          <w:szCs w:val="24"/>
        </w:rPr>
        <w:t xml:space="preserve"> </w:t>
      </w:r>
      <w:r w:rsidR="00030DA8" w:rsidRPr="00BB73B1">
        <w:rPr>
          <w:rFonts w:ascii="Tahoma" w:hAnsi="Tahoma" w:cs="Tahoma"/>
          <w:sz w:val="24"/>
          <w:szCs w:val="24"/>
        </w:rPr>
        <w:t xml:space="preserve">(look up </w:t>
      </w:r>
      <w:r w:rsidR="00C56B5D" w:rsidRPr="00BB73B1">
        <w:rPr>
          <w:rFonts w:ascii="Tahoma" w:hAnsi="Tahoma" w:cs="Tahoma"/>
          <w:sz w:val="24"/>
          <w:szCs w:val="24"/>
        </w:rPr>
        <w:t xml:space="preserve">and display </w:t>
      </w:r>
      <w:r w:rsidR="00030DA8" w:rsidRPr="00BB73B1">
        <w:rPr>
          <w:rFonts w:ascii="Tahoma" w:hAnsi="Tahoma" w:cs="Tahoma"/>
          <w:sz w:val="24"/>
          <w:szCs w:val="24"/>
        </w:rPr>
        <w:t>class based on sail number entered)</w:t>
      </w:r>
    </w:p>
    <w:p w14:paraId="7BE94295" w14:textId="77777777" w:rsidR="002D356F" w:rsidRDefault="002D356F" w:rsidP="007D6202">
      <w:pPr>
        <w:pStyle w:val="ListParagraph"/>
        <w:numPr>
          <w:ilvl w:val="0"/>
          <w:numId w:val="2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If sail number is duplicated between classes, request class detail for time entry</w:t>
      </w:r>
    </w:p>
    <w:p w14:paraId="3EAC47F6" w14:textId="77777777" w:rsidR="002D356F" w:rsidRDefault="002D356F" w:rsidP="007D6202">
      <w:pPr>
        <w:pStyle w:val="ListParagraph"/>
        <w:numPr>
          <w:ilvl w:val="0"/>
          <w:numId w:val="2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If sail number is duplicated within a class, request boat name for time entry</w:t>
      </w:r>
    </w:p>
    <w:p w14:paraId="72518FB1" w14:textId="3650281E" w:rsidR="002D356F" w:rsidRDefault="002D356F" w:rsidP="007D6202">
      <w:pPr>
        <w:pStyle w:val="ListParagraph"/>
        <w:numPr>
          <w:ilvl w:val="0"/>
          <w:numId w:val="2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Identify sail numbers not registered</w:t>
      </w:r>
      <w:r w:rsidR="00C56B5D">
        <w:rPr>
          <w:rFonts w:ascii="Tahoma" w:hAnsi="Tahoma" w:cs="Tahoma"/>
          <w:sz w:val="24"/>
          <w:szCs w:val="24"/>
        </w:rPr>
        <w:t xml:space="preserve"> </w:t>
      </w:r>
      <w:r w:rsidR="00C56B5D" w:rsidRPr="00BB73B1">
        <w:rPr>
          <w:rFonts w:ascii="Tahoma" w:hAnsi="Tahoma" w:cs="Tahoma"/>
          <w:sz w:val="24"/>
          <w:szCs w:val="24"/>
        </w:rPr>
        <w:t>for a race</w:t>
      </w:r>
    </w:p>
    <w:p w14:paraId="3E0265A6" w14:textId="77334896" w:rsidR="002D356F" w:rsidRDefault="002D356F" w:rsidP="007D6202">
      <w:pPr>
        <w:pStyle w:val="ListParagraph"/>
        <w:numPr>
          <w:ilvl w:val="0"/>
          <w:numId w:val="2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Allow entry of </w:t>
      </w:r>
      <w:r w:rsidR="00594336">
        <w:rPr>
          <w:rFonts w:ascii="Tahoma" w:hAnsi="Tahoma" w:cs="Tahoma"/>
          <w:sz w:val="24"/>
          <w:szCs w:val="24"/>
        </w:rPr>
        <w:t>character finish times, ABD</w:t>
      </w:r>
      <w:r>
        <w:rPr>
          <w:rFonts w:ascii="Tahoma" w:hAnsi="Tahoma" w:cs="Tahoma"/>
          <w:sz w:val="24"/>
          <w:szCs w:val="24"/>
        </w:rPr>
        <w:t>, DSQ, OCS, RET, DNF, DNC, DNS</w:t>
      </w:r>
      <w:r w:rsidR="00594336">
        <w:rPr>
          <w:rFonts w:ascii="Tahoma" w:hAnsi="Tahoma" w:cs="Tahoma"/>
          <w:sz w:val="24"/>
          <w:szCs w:val="24"/>
        </w:rPr>
        <w:t>, RWN, TLE (automatic and manual)</w:t>
      </w:r>
      <w:r w:rsidR="00030DA8">
        <w:rPr>
          <w:rFonts w:ascii="Tahoma" w:hAnsi="Tahoma" w:cs="Tahoma"/>
          <w:sz w:val="24"/>
          <w:szCs w:val="24"/>
        </w:rPr>
        <w:t xml:space="preserve"> </w:t>
      </w:r>
      <w:r w:rsidR="00030DA8" w:rsidRPr="00BB73B1">
        <w:rPr>
          <w:rFonts w:ascii="Tahoma" w:hAnsi="Tahoma" w:cs="Tahoma"/>
          <w:sz w:val="24"/>
          <w:szCs w:val="24"/>
        </w:rPr>
        <w:t>with</w:t>
      </w:r>
      <w:r w:rsidR="00FC73EE" w:rsidRPr="00BB73B1">
        <w:rPr>
          <w:rFonts w:ascii="Tahoma" w:hAnsi="Tahoma" w:cs="Tahoma"/>
          <w:sz w:val="24"/>
          <w:szCs w:val="24"/>
        </w:rPr>
        <w:t xml:space="preserve"> </w:t>
      </w:r>
      <w:r w:rsidR="00030DA8" w:rsidRPr="00BB73B1">
        <w:rPr>
          <w:rFonts w:ascii="Tahoma" w:hAnsi="Tahoma" w:cs="Tahoma"/>
          <w:sz w:val="24"/>
          <w:szCs w:val="24"/>
        </w:rPr>
        <w:t>coding of finish place accordingly</w:t>
      </w:r>
    </w:p>
    <w:p w14:paraId="7D025DF4" w14:textId="77777777" w:rsidR="002D356F" w:rsidRDefault="002D356F" w:rsidP="007D6202">
      <w:pPr>
        <w:pStyle w:val="ListParagraph"/>
        <w:numPr>
          <w:ilvl w:val="0"/>
          <w:numId w:val="2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Calculate if the Time limit is exceeded and identify the finish as TLE</w:t>
      </w:r>
      <w:r w:rsidR="00594336">
        <w:rPr>
          <w:rFonts w:ascii="Tahoma" w:hAnsi="Tahoma" w:cs="Tahoma"/>
          <w:sz w:val="24"/>
          <w:szCs w:val="24"/>
        </w:rPr>
        <w:t xml:space="preserve"> which will get no score</w:t>
      </w:r>
    </w:p>
    <w:p w14:paraId="5EDB52E0" w14:textId="05748BC5" w:rsidR="0020155F" w:rsidRPr="00BB73B1" w:rsidRDefault="0020155F" w:rsidP="007D6202">
      <w:pPr>
        <w:pStyle w:val="ListParagraph"/>
        <w:numPr>
          <w:ilvl w:val="0"/>
          <w:numId w:val="2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Display list</w:t>
      </w:r>
      <w:r w:rsidR="00FC73EE"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>of number of boats finish times recorded per class</w:t>
      </w:r>
      <w:r w:rsidR="00DB384C">
        <w:rPr>
          <w:rFonts w:ascii="Tahoma" w:hAnsi="Tahoma" w:cs="Tahoma"/>
          <w:sz w:val="24"/>
          <w:szCs w:val="24"/>
        </w:rPr>
        <w:t xml:space="preserve"> as well as total</w:t>
      </w:r>
      <w:r w:rsidR="00030DA8">
        <w:rPr>
          <w:rFonts w:ascii="Tahoma" w:hAnsi="Tahoma" w:cs="Tahoma"/>
          <w:sz w:val="24"/>
          <w:szCs w:val="24"/>
        </w:rPr>
        <w:t xml:space="preserve"> </w:t>
      </w:r>
      <w:r w:rsidR="00030DA8" w:rsidRPr="00BB73B1">
        <w:rPr>
          <w:rFonts w:ascii="Tahoma" w:hAnsi="Tahoma" w:cs="Tahoma"/>
          <w:sz w:val="24"/>
          <w:szCs w:val="24"/>
        </w:rPr>
        <w:t>per division and regatta</w:t>
      </w:r>
    </w:p>
    <w:p w14:paraId="1F073152" w14:textId="77777777" w:rsidR="0020155F" w:rsidRDefault="0020155F" w:rsidP="007D6202">
      <w:pPr>
        <w:pStyle w:val="ListParagraph"/>
        <w:numPr>
          <w:ilvl w:val="0"/>
          <w:numId w:val="2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Ability to identify the boats that have started</w:t>
      </w:r>
    </w:p>
    <w:p w14:paraId="71FBD760" w14:textId="6230B055" w:rsidR="0020155F" w:rsidRDefault="0020155F" w:rsidP="007D6202">
      <w:pPr>
        <w:pStyle w:val="ListParagraph"/>
        <w:numPr>
          <w:ilvl w:val="0"/>
          <w:numId w:val="2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Display list of boats identifying which have started and those that have</w:t>
      </w:r>
      <w:r w:rsidR="00C57876">
        <w:rPr>
          <w:rFonts w:ascii="Tahoma" w:hAnsi="Tahoma" w:cs="Tahoma"/>
          <w:sz w:val="24"/>
          <w:szCs w:val="24"/>
        </w:rPr>
        <w:t xml:space="preserve"> </w:t>
      </w:r>
      <w:r w:rsidR="00C57876" w:rsidRPr="00BB73B1">
        <w:rPr>
          <w:rFonts w:ascii="Tahoma" w:hAnsi="Tahoma" w:cs="Tahoma"/>
          <w:sz w:val="24"/>
          <w:szCs w:val="24"/>
          <w:highlight w:val="cyan"/>
        </w:rPr>
        <w:t>a</w:t>
      </w:r>
      <w:r>
        <w:rPr>
          <w:rFonts w:ascii="Tahoma" w:hAnsi="Tahoma" w:cs="Tahoma"/>
          <w:sz w:val="24"/>
          <w:szCs w:val="24"/>
        </w:rPr>
        <w:t xml:space="preserve"> finish time recorded</w:t>
      </w:r>
      <w:r w:rsidR="00DB384C">
        <w:rPr>
          <w:rFonts w:ascii="Tahoma" w:hAnsi="Tahoma" w:cs="Tahoma"/>
          <w:sz w:val="24"/>
          <w:szCs w:val="24"/>
        </w:rPr>
        <w:t xml:space="preserve"> along with a summary total by class and entire participants</w:t>
      </w:r>
    </w:p>
    <w:p w14:paraId="65826DBE" w14:textId="77777777" w:rsidR="0020155F" w:rsidRDefault="0020155F" w:rsidP="007D6202">
      <w:pPr>
        <w:pStyle w:val="ListParagraph"/>
        <w:numPr>
          <w:ilvl w:val="0"/>
          <w:numId w:val="2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Ability to sort finish times by time finished, class, sail number, how entered</w:t>
      </w:r>
      <w:r w:rsidR="00594336">
        <w:rPr>
          <w:rFonts w:ascii="Tahoma" w:hAnsi="Tahoma" w:cs="Tahoma"/>
          <w:sz w:val="24"/>
          <w:szCs w:val="24"/>
        </w:rPr>
        <w:t xml:space="preserve"> to follow finish sheet order</w:t>
      </w:r>
    </w:p>
    <w:p w14:paraId="57B8F334" w14:textId="77777777" w:rsidR="0020155F" w:rsidRDefault="0020155F" w:rsidP="007D6202">
      <w:pPr>
        <w:pStyle w:val="ListParagraph"/>
        <w:numPr>
          <w:ilvl w:val="0"/>
          <w:numId w:val="2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Allow entry of finish time for boats not registered</w:t>
      </w:r>
    </w:p>
    <w:p w14:paraId="6D570248" w14:textId="754B8EDE" w:rsidR="0020155F" w:rsidRDefault="0020155F" w:rsidP="007D6202">
      <w:pPr>
        <w:pStyle w:val="ListParagraph"/>
        <w:numPr>
          <w:ilvl w:val="0"/>
          <w:numId w:val="2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Allow notes per race</w:t>
      </w:r>
      <w:r w:rsidR="00594336">
        <w:rPr>
          <w:rFonts w:ascii="Tahoma" w:hAnsi="Tahoma" w:cs="Tahoma"/>
          <w:sz w:val="24"/>
          <w:szCs w:val="24"/>
        </w:rPr>
        <w:t xml:space="preserve"> (multiple sections for W/L as </w:t>
      </w:r>
      <w:r w:rsidR="00C57876" w:rsidRPr="00BB73B1">
        <w:rPr>
          <w:rFonts w:ascii="Tahoma" w:hAnsi="Tahoma" w:cs="Tahoma"/>
          <w:sz w:val="24"/>
          <w:szCs w:val="24"/>
        </w:rPr>
        <w:t>there</w:t>
      </w:r>
      <w:r w:rsidR="00C57876">
        <w:rPr>
          <w:rFonts w:ascii="Tahoma" w:hAnsi="Tahoma" w:cs="Tahoma"/>
          <w:sz w:val="24"/>
          <w:szCs w:val="24"/>
        </w:rPr>
        <w:t xml:space="preserve"> </w:t>
      </w:r>
      <w:r w:rsidR="00594336">
        <w:rPr>
          <w:rFonts w:ascii="Tahoma" w:hAnsi="Tahoma" w:cs="Tahoma"/>
          <w:sz w:val="24"/>
          <w:szCs w:val="24"/>
        </w:rPr>
        <w:t>may be different notes for each race)</w:t>
      </w:r>
    </w:p>
    <w:p w14:paraId="3DFF6FAE" w14:textId="77777777" w:rsidR="00594336" w:rsidRDefault="00DB384C" w:rsidP="00594336">
      <w:pPr>
        <w:pStyle w:val="ListParagraph"/>
        <w:numPr>
          <w:ilvl w:val="0"/>
          <w:numId w:val="2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Identify</w:t>
      </w:r>
      <w:r w:rsidR="0020155F">
        <w:rPr>
          <w:rFonts w:ascii="Tahoma" w:hAnsi="Tahoma" w:cs="Tahoma"/>
          <w:sz w:val="24"/>
          <w:szCs w:val="24"/>
        </w:rPr>
        <w:t xml:space="preserve"> duplicate entries within a race</w:t>
      </w:r>
      <w:r w:rsidR="00594336">
        <w:rPr>
          <w:rFonts w:ascii="Tahoma" w:hAnsi="Tahoma" w:cs="Tahoma"/>
          <w:sz w:val="24"/>
          <w:szCs w:val="24"/>
        </w:rPr>
        <w:t xml:space="preserve"> to highlight same boat with 2 finish times</w:t>
      </w:r>
    </w:p>
    <w:p w14:paraId="0B6C32DE" w14:textId="19B52C2F" w:rsidR="0020155F" w:rsidRPr="00594336" w:rsidRDefault="00DB384C" w:rsidP="00594336">
      <w:pPr>
        <w:pStyle w:val="ListParagraph"/>
        <w:numPr>
          <w:ilvl w:val="0"/>
          <w:numId w:val="2"/>
        </w:numPr>
        <w:rPr>
          <w:rFonts w:ascii="Tahoma" w:hAnsi="Tahoma" w:cs="Tahoma"/>
          <w:sz w:val="24"/>
          <w:szCs w:val="24"/>
        </w:rPr>
      </w:pPr>
      <w:r w:rsidRPr="00594336">
        <w:rPr>
          <w:rFonts w:ascii="Tahoma" w:hAnsi="Tahoma" w:cs="Tahoma"/>
          <w:sz w:val="24"/>
          <w:szCs w:val="24"/>
        </w:rPr>
        <w:t>Identify finish times entered before start times for the specific class</w:t>
      </w:r>
      <w:r w:rsidR="00C57876">
        <w:rPr>
          <w:rFonts w:ascii="Tahoma" w:hAnsi="Tahoma" w:cs="Tahoma"/>
          <w:sz w:val="24"/>
          <w:szCs w:val="24"/>
        </w:rPr>
        <w:t xml:space="preserve"> </w:t>
      </w:r>
      <w:r w:rsidR="00C57876" w:rsidRPr="00BB73B1">
        <w:rPr>
          <w:rFonts w:ascii="Tahoma" w:hAnsi="Tahoma" w:cs="Tahoma"/>
          <w:sz w:val="24"/>
          <w:szCs w:val="24"/>
        </w:rPr>
        <w:t>(error check)</w:t>
      </w:r>
    </w:p>
    <w:p w14:paraId="50E81B28" w14:textId="77777777" w:rsidR="00DB384C" w:rsidRDefault="009E3E8A" w:rsidP="007D6202">
      <w:pPr>
        <w:pStyle w:val="ListParagraph"/>
        <w:numPr>
          <w:ilvl w:val="0"/>
          <w:numId w:val="2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Allow selection of ORC wind range (3 or 5 band based on type of race) for each race to be applied to all ORC classes</w:t>
      </w:r>
    </w:p>
    <w:p w14:paraId="7366A352" w14:textId="77777777" w:rsidR="00604FFB" w:rsidRDefault="00604FFB" w:rsidP="007D6202">
      <w:pPr>
        <w:pStyle w:val="ListParagraph"/>
        <w:numPr>
          <w:ilvl w:val="0"/>
          <w:numId w:val="2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Identify boats not recorded for </w:t>
      </w:r>
      <w:r w:rsidR="00594336">
        <w:rPr>
          <w:rFonts w:ascii="Tahoma" w:hAnsi="Tahoma" w:cs="Tahoma"/>
          <w:sz w:val="24"/>
          <w:szCs w:val="24"/>
        </w:rPr>
        <w:t>1</w:t>
      </w:r>
      <w:r w:rsidR="00594336" w:rsidRPr="00594336">
        <w:rPr>
          <w:rFonts w:ascii="Tahoma" w:hAnsi="Tahoma" w:cs="Tahoma"/>
          <w:sz w:val="24"/>
          <w:szCs w:val="24"/>
          <w:vertAlign w:val="superscript"/>
        </w:rPr>
        <w:t>st</w:t>
      </w:r>
      <w:r w:rsidR="00594336">
        <w:rPr>
          <w:rFonts w:ascii="Tahoma" w:hAnsi="Tahoma" w:cs="Tahoma"/>
          <w:sz w:val="24"/>
          <w:szCs w:val="24"/>
        </w:rPr>
        <w:t xml:space="preserve">, </w:t>
      </w:r>
      <w:r>
        <w:rPr>
          <w:rFonts w:ascii="Tahoma" w:hAnsi="Tahoma" w:cs="Tahoma"/>
          <w:sz w:val="24"/>
          <w:szCs w:val="24"/>
        </w:rPr>
        <w:t>2</w:t>
      </w:r>
      <w:r w:rsidRPr="00604FFB">
        <w:rPr>
          <w:rFonts w:ascii="Tahoma" w:hAnsi="Tahoma" w:cs="Tahoma"/>
          <w:sz w:val="24"/>
          <w:szCs w:val="24"/>
          <w:vertAlign w:val="superscript"/>
        </w:rPr>
        <w:t>nd</w:t>
      </w:r>
      <w:r>
        <w:rPr>
          <w:rFonts w:ascii="Tahoma" w:hAnsi="Tahoma" w:cs="Tahoma"/>
          <w:sz w:val="24"/>
          <w:szCs w:val="24"/>
        </w:rPr>
        <w:t xml:space="preserve"> and 3</w:t>
      </w:r>
      <w:r w:rsidRPr="00604FFB">
        <w:rPr>
          <w:rFonts w:ascii="Tahoma" w:hAnsi="Tahoma" w:cs="Tahoma"/>
          <w:sz w:val="24"/>
          <w:szCs w:val="24"/>
          <w:vertAlign w:val="superscript"/>
        </w:rPr>
        <w:t>rd</w:t>
      </w:r>
      <w:r>
        <w:rPr>
          <w:rFonts w:ascii="Tahoma" w:hAnsi="Tahoma" w:cs="Tahoma"/>
          <w:sz w:val="24"/>
          <w:szCs w:val="24"/>
        </w:rPr>
        <w:t xml:space="preserve"> races within one regatta</w:t>
      </w:r>
      <w:r w:rsidR="00594336">
        <w:rPr>
          <w:rFonts w:ascii="Tahoma" w:hAnsi="Tahoma" w:cs="Tahoma"/>
          <w:sz w:val="24"/>
          <w:szCs w:val="24"/>
        </w:rPr>
        <w:t xml:space="preserve"> to ensure we have data for all 3 races</w:t>
      </w:r>
    </w:p>
    <w:p w14:paraId="4394802B" w14:textId="77777777" w:rsidR="00604FFB" w:rsidRPr="007D6202" w:rsidRDefault="00604FFB" w:rsidP="007D6202">
      <w:pPr>
        <w:pStyle w:val="ListParagraph"/>
        <w:numPr>
          <w:ilvl w:val="0"/>
          <w:numId w:val="2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Allow updates to finish information after scoring completed</w:t>
      </w:r>
      <w:r w:rsidR="00594336">
        <w:rPr>
          <w:rFonts w:ascii="Tahoma" w:hAnsi="Tahoma" w:cs="Tahoma"/>
          <w:sz w:val="24"/>
          <w:szCs w:val="24"/>
        </w:rPr>
        <w:t>, may occur over and over for protest results, certificate corrections (record is 12 times)</w:t>
      </w:r>
    </w:p>
    <w:p w14:paraId="08C24DB5" w14:textId="77777777" w:rsidR="006C1689" w:rsidRDefault="006C1689">
      <w:pPr>
        <w:rPr>
          <w:ins w:id="261" w:author="Timothy McGuire" w:date="2025-11-11T15:08:00Z" w16du:dateUtc="2025-11-11T20:08:00Z"/>
          <w:rFonts w:ascii="Tahoma" w:hAnsi="Tahoma" w:cs="Tahoma"/>
          <w:b/>
          <w:sz w:val="24"/>
          <w:szCs w:val="24"/>
        </w:rPr>
      </w:pPr>
      <w:ins w:id="262" w:author="Timothy McGuire" w:date="2025-11-11T15:08:00Z" w16du:dateUtc="2025-11-11T20:08:00Z">
        <w:r>
          <w:rPr>
            <w:rFonts w:ascii="Tahoma" w:hAnsi="Tahoma" w:cs="Tahoma"/>
            <w:b/>
            <w:sz w:val="24"/>
            <w:szCs w:val="24"/>
          </w:rPr>
          <w:br w:type="page"/>
        </w:r>
      </w:ins>
    </w:p>
    <w:p w14:paraId="3305C35E" w14:textId="7FA56FE3" w:rsidR="00F72CC9" w:rsidRPr="00F72CC9" w:rsidRDefault="00F72CC9">
      <w:pPr>
        <w:rPr>
          <w:rFonts w:ascii="Tahoma" w:hAnsi="Tahoma" w:cs="Tahoma"/>
          <w:b/>
          <w:sz w:val="24"/>
          <w:szCs w:val="24"/>
        </w:rPr>
      </w:pPr>
      <w:r w:rsidRPr="00F72CC9">
        <w:rPr>
          <w:rFonts w:ascii="Tahoma" w:hAnsi="Tahoma" w:cs="Tahoma"/>
          <w:b/>
          <w:sz w:val="24"/>
          <w:szCs w:val="24"/>
        </w:rPr>
        <w:lastRenderedPageBreak/>
        <w:t>Scoring</w:t>
      </w:r>
    </w:p>
    <w:p w14:paraId="7F24CD81" w14:textId="6DD6630C" w:rsidR="00F72CC9" w:rsidRDefault="0020155F" w:rsidP="0020155F">
      <w:pPr>
        <w:pStyle w:val="ListParagraph"/>
        <w:numPr>
          <w:ilvl w:val="0"/>
          <w:numId w:val="3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Inc</w:t>
      </w:r>
      <w:r w:rsidR="00594336">
        <w:rPr>
          <w:rFonts w:ascii="Tahoma" w:hAnsi="Tahoma" w:cs="Tahoma"/>
          <w:sz w:val="24"/>
          <w:szCs w:val="24"/>
        </w:rPr>
        <w:t>lude DSQs in each result, per S</w:t>
      </w:r>
      <w:r w:rsidR="00030DA8">
        <w:rPr>
          <w:rFonts w:ascii="Tahoma" w:hAnsi="Tahoma" w:cs="Tahoma"/>
          <w:sz w:val="24"/>
          <w:szCs w:val="24"/>
        </w:rPr>
        <w:t>I</w:t>
      </w:r>
      <w:r>
        <w:rPr>
          <w:rFonts w:ascii="Tahoma" w:hAnsi="Tahoma" w:cs="Tahoma"/>
          <w:sz w:val="24"/>
          <w:szCs w:val="24"/>
        </w:rPr>
        <w:t>s</w:t>
      </w:r>
    </w:p>
    <w:p w14:paraId="41ECBE55" w14:textId="77777777" w:rsidR="00915F46" w:rsidRDefault="00915F46" w:rsidP="0020155F">
      <w:pPr>
        <w:pStyle w:val="ListParagraph"/>
        <w:numPr>
          <w:ilvl w:val="0"/>
          <w:numId w:val="3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Calculate score for each DSQ (</w:t>
      </w:r>
      <w:r w:rsidRPr="006443CD">
        <w:rPr>
          <w:rFonts w:ascii="Tahoma" w:hAnsi="Tahoma" w:cs="Tahoma"/>
          <w:sz w:val="24"/>
          <w:szCs w:val="24"/>
          <w:highlight w:val="yellow"/>
        </w:rPr>
        <w:t>not sure but think it is 2+</w:t>
      </w:r>
      <w:r w:rsidR="006773BF">
        <w:rPr>
          <w:rFonts w:ascii="Tahoma" w:hAnsi="Tahoma" w:cs="Tahoma"/>
          <w:sz w:val="24"/>
          <w:szCs w:val="24"/>
          <w:highlight w:val="yellow"/>
        </w:rPr>
        <w:t xml:space="preserve"> </w:t>
      </w:r>
      <w:r w:rsidRPr="006443CD">
        <w:rPr>
          <w:rFonts w:ascii="Tahoma" w:hAnsi="Tahoma" w:cs="Tahoma"/>
          <w:sz w:val="24"/>
          <w:szCs w:val="24"/>
          <w:highlight w:val="yellow"/>
        </w:rPr>
        <w:t xml:space="preserve">the boats </w:t>
      </w:r>
      <w:r w:rsidR="006773BF">
        <w:rPr>
          <w:rFonts w:ascii="Tahoma" w:hAnsi="Tahoma" w:cs="Tahoma"/>
          <w:sz w:val="24"/>
          <w:szCs w:val="24"/>
          <w:highlight w:val="yellow"/>
        </w:rPr>
        <w:t>started in the class</w:t>
      </w:r>
      <w:r>
        <w:rPr>
          <w:rFonts w:ascii="Tahoma" w:hAnsi="Tahoma" w:cs="Tahoma"/>
          <w:sz w:val="24"/>
          <w:szCs w:val="24"/>
        </w:rPr>
        <w:t>)</w:t>
      </w:r>
    </w:p>
    <w:p w14:paraId="21078B05" w14:textId="26863F88" w:rsidR="00C57876" w:rsidRPr="00BB73B1" w:rsidRDefault="00C57876" w:rsidP="00BB73B1">
      <w:pPr>
        <w:pStyle w:val="ListParagraph"/>
        <w:numPr>
          <w:ilvl w:val="1"/>
          <w:numId w:val="3"/>
        </w:numPr>
        <w:rPr>
          <w:rFonts w:ascii="Tahoma" w:hAnsi="Tahoma" w:cs="Tahoma"/>
          <w:i/>
          <w:iCs/>
          <w:sz w:val="24"/>
          <w:szCs w:val="24"/>
        </w:rPr>
      </w:pPr>
      <w:r w:rsidRPr="00BB73B1">
        <w:rPr>
          <w:rFonts w:ascii="Tahoma" w:hAnsi="Tahoma" w:cs="Tahoma"/>
          <w:i/>
          <w:iCs/>
          <w:sz w:val="24"/>
          <w:szCs w:val="24"/>
        </w:rPr>
        <w:t>Sheila question: I know if a boat does penalty turns, he exonerates himself for the “fault”, but if it goes to a protest hearing and he loses and just accepts a penalty and not a DSQ, can he throw that race out?</w:t>
      </w:r>
    </w:p>
    <w:p w14:paraId="324E8F15" w14:textId="77777777" w:rsidR="009E3E8A" w:rsidRDefault="009E3E8A" w:rsidP="0020155F">
      <w:pPr>
        <w:pStyle w:val="ListParagraph"/>
        <w:numPr>
          <w:ilvl w:val="0"/>
          <w:numId w:val="3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Calculate finish position for OCS, RET, DNF, DNC, DNS to be total number of </w:t>
      </w:r>
      <w:r w:rsidR="00594336">
        <w:rPr>
          <w:rFonts w:ascii="Tahoma" w:hAnsi="Tahoma" w:cs="Tahoma"/>
          <w:sz w:val="24"/>
          <w:szCs w:val="24"/>
        </w:rPr>
        <w:t>b</w:t>
      </w:r>
      <w:r>
        <w:rPr>
          <w:rFonts w:ascii="Tahoma" w:hAnsi="Tahoma" w:cs="Tahoma"/>
          <w:sz w:val="24"/>
          <w:szCs w:val="24"/>
        </w:rPr>
        <w:t xml:space="preserve">oats </w:t>
      </w:r>
      <w:r w:rsidR="006773BF">
        <w:rPr>
          <w:rFonts w:ascii="Tahoma" w:hAnsi="Tahoma" w:cs="Tahoma"/>
          <w:sz w:val="24"/>
          <w:szCs w:val="24"/>
        </w:rPr>
        <w:t xml:space="preserve">started </w:t>
      </w:r>
      <w:r>
        <w:rPr>
          <w:rFonts w:ascii="Tahoma" w:hAnsi="Tahoma" w:cs="Tahoma"/>
          <w:sz w:val="24"/>
          <w:szCs w:val="24"/>
        </w:rPr>
        <w:t xml:space="preserve">in </w:t>
      </w:r>
      <w:r w:rsidR="006773BF">
        <w:rPr>
          <w:rFonts w:ascii="Tahoma" w:hAnsi="Tahoma" w:cs="Tahoma"/>
          <w:sz w:val="24"/>
          <w:szCs w:val="24"/>
        </w:rPr>
        <w:t xml:space="preserve">the </w:t>
      </w:r>
      <w:r w:rsidRPr="00BB73B1">
        <w:rPr>
          <w:rFonts w:ascii="Tahoma" w:hAnsi="Tahoma" w:cs="Tahoma"/>
          <w:color w:val="EE0000"/>
          <w:sz w:val="24"/>
          <w:szCs w:val="24"/>
        </w:rPr>
        <w:t>class</w:t>
      </w:r>
      <w:r>
        <w:rPr>
          <w:rFonts w:ascii="Tahoma" w:hAnsi="Tahoma" w:cs="Tahoma"/>
          <w:sz w:val="24"/>
          <w:szCs w:val="24"/>
        </w:rPr>
        <w:t xml:space="preserve"> + 1</w:t>
      </w:r>
    </w:p>
    <w:p w14:paraId="0AD3E80E" w14:textId="3B767407" w:rsidR="006443CD" w:rsidRPr="00BB73B1" w:rsidRDefault="006443CD" w:rsidP="0020155F">
      <w:pPr>
        <w:pStyle w:val="ListParagraph"/>
        <w:numPr>
          <w:ilvl w:val="0"/>
          <w:numId w:val="3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Calculate finish position for RWN to be the total number of boats </w:t>
      </w:r>
      <w:r w:rsidRPr="006443CD">
        <w:rPr>
          <w:rFonts w:ascii="Tahoma" w:hAnsi="Tahoma" w:cs="Tahoma"/>
          <w:color w:val="FF0000"/>
          <w:sz w:val="24"/>
          <w:szCs w:val="24"/>
        </w:rPr>
        <w:t>registered</w:t>
      </w:r>
      <w:r>
        <w:rPr>
          <w:rFonts w:ascii="Tahoma" w:hAnsi="Tahoma" w:cs="Tahoma"/>
          <w:sz w:val="24"/>
          <w:szCs w:val="24"/>
        </w:rPr>
        <w:t xml:space="preserve"> in the class + 1</w:t>
      </w:r>
      <w:r w:rsidR="00C57876">
        <w:rPr>
          <w:rFonts w:ascii="Tahoma" w:hAnsi="Tahoma" w:cs="Tahoma"/>
          <w:sz w:val="24"/>
          <w:szCs w:val="24"/>
        </w:rPr>
        <w:t xml:space="preserve"> </w:t>
      </w:r>
      <w:r w:rsidR="00C57876" w:rsidRPr="00BB73B1">
        <w:rPr>
          <w:rFonts w:ascii="Tahoma" w:hAnsi="Tahoma" w:cs="Tahoma"/>
          <w:i/>
          <w:iCs/>
          <w:sz w:val="24"/>
          <w:szCs w:val="24"/>
        </w:rPr>
        <w:t>(withdrew from race and did not notify the race committee)</w:t>
      </w:r>
    </w:p>
    <w:p w14:paraId="7E7A293D" w14:textId="77777777" w:rsidR="006443CD" w:rsidRDefault="006443CD" w:rsidP="0020155F">
      <w:pPr>
        <w:pStyle w:val="ListParagraph"/>
        <w:numPr>
          <w:ilvl w:val="0"/>
          <w:numId w:val="3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No score is used for TLE or ABD</w:t>
      </w:r>
    </w:p>
    <w:p w14:paraId="2F8D064B" w14:textId="77777777" w:rsidR="009B183D" w:rsidRDefault="009B183D" w:rsidP="0020155F">
      <w:pPr>
        <w:pStyle w:val="ListParagraph"/>
        <w:numPr>
          <w:ilvl w:val="0"/>
          <w:numId w:val="3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Handle penalties as a </w:t>
      </w:r>
      <w:proofErr w:type="gramStart"/>
      <w:r>
        <w:rPr>
          <w:rFonts w:ascii="Tahoma" w:hAnsi="Tahoma" w:cs="Tahoma"/>
          <w:sz w:val="24"/>
          <w:szCs w:val="24"/>
        </w:rPr>
        <w:t>results of a protest</w:t>
      </w:r>
      <w:proofErr w:type="gramEnd"/>
      <w:r>
        <w:rPr>
          <w:rFonts w:ascii="Tahoma" w:hAnsi="Tahoma" w:cs="Tahoma"/>
          <w:sz w:val="24"/>
          <w:szCs w:val="24"/>
        </w:rPr>
        <w:t>, i.e. add 5 minutes</w:t>
      </w:r>
    </w:p>
    <w:p w14:paraId="0ED80BF4" w14:textId="24BBC10B" w:rsidR="00BB73B1" w:rsidRDefault="00BB73B1" w:rsidP="0020155F">
      <w:pPr>
        <w:pStyle w:val="ListParagraph"/>
        <w:numPr>
          <w:ilvl w:val="0"/>
          <w:numId w:val="3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Score boats for both PHRF and ORC (only score if a rating has been applied for or received </w:t>
      </w:r>
      <w:r w:rsidRPr="00BB73B1">
        <w:rPr>
          <w:rFonts w:ascii="Tahoma" w:hAnsi="Tahoma" w:cs="Tahoma"/>
          <w:i/>
          <w:iCs/>
          <w:sz w:val="20"/>
          <w:szCs w:val="20"/>
        </w:rPr>
        <w:t>(applied vs. received to be in line with current year NOR/SI)</w:t>
      </w:r>
    </w:p>
    <w:p w14:paraId="6F9C5A1D" w14:textId="77777777" w:rsidR="009E3E8A" w:rsidRDefault="009E3E8A" w:rsidP="0020155F">
      <w:pPr>
        <w:pStyle w:val="ListParagraph"/>
        <w:numPr>
          <w:ilvl w:val="0"/>
          <w:numId w:val="3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Calculate results for Race Day (with guest boats) and for Seasonal (without guest boats)</w:t>
      </w:r>
    </w:p>
    <w:p w14:paraId="5C3A0DE2" w14:textId="77777777" w:rsidR="009E3E8A" w:rsidRDefault="00604FFB" w:rsidP="0020155F">
      <w:pPr>
        <w:pStyle w:val="ListParagraph"/>
        <w:numPr>
          <w:ilvl w:val="0"/>
          <w:numId w:val="3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Allow rescoring over and over</w:t>
      </w:r>
    </w:p>
    <w:p w14:paraId="3A3380FA" w14:textId="77777777" w:rsidR="00604FFB" w:rsidRDefault="002F5C18" w:rsidP="0020155F">
      <w:pPr>
        <w:pStyle w:val="ListParagraph"/>
        <w:numPr>
          <w:ilvl w:val="0"/>
          <w:numId w:val="3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Handle ties</w:t>
      </w:r>
    </w:p>
    <w:p w14:paraId="64E7C38C" w14:textId="77777777" w:rsidR="00E934F4" w:rsidRDefault="00E934F4" w:rsidP="00E934F4">
      <w:pPr>
        <w:pStyle w:val="ListParagraph"/>
        <w:numPr>
          <w:ilvl w:val="1"/>
          <w:numId w:val="3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The first tie breaker is: most 1</w:t>
      </w:r>
      <w:r w:rsidRPr="00E934F4">
        <w:rPr>
          <w:rFonts w:ascii="Tahoma" w:hAnsi="Tahoma" w:cs="Tahoma"/>
          <w:sz w:val="24"/>
          <w:szCs w:val="24"/>
          <w:vertAlign w:val="superscript"/>
        </w:rPr>
        <w:t>st</w:t>
      </w:r>
      <w:r>
        <w:rPr>
          <w:rFonts w:ascii="Tahoma" w:hAnsi="Tahoma" w:cs="Tahoma"/>
          <w:sz w:val="24"/>
          <w:szCs w:val="24"/>
        </w:rPr>
        <w:t>, most 2</w:t>
      </w:r>
      <w:r w:rsidRPr="00E934F4">
        <w:rPr>
          <w:rFonts w:ascii="Tahoma" w:hAnsi="Tahoma" w:cs="Tahoma"/>
          <w:sz w:val="24"/>
          <w:szCs w:val="24"/>
          <w:vertAlign w:val="superscript"/>
        </w:rPr>
        <w:t>nd</w:t>
      </w:r>
      <w:r>
        <w:rPr>
          <w:rFonts w:ascii="Tahoma" w:hAnsi="Tahoma" w:cs="Tahoma"/>
          <w:sz w:val="24"/>
          <w:szCs w:val="24"/>
        </w:rPr>
        <w:t>, most 3</w:t>
      </w:r>
      <w:r w:rsidRPr="00E934F4">
        <w:rPr>
          <w:rFonts w:ascii="Tahoma" w:hAnsi="Tahoma" w:cs="Tahoma"/>
          <w:sz w:val="24"/>
          <w:szCs w:val="24"/>
          <w:vertAlign w:val="superscript"/>
        </w:rPr>
        <w:t>rd</w:t>
      </w:r>
      <w:r>
        <w:rPr>
          <w:rFonts w:ascii="Tahoma" w:hAnsi="Tahoma" w:cs="Tahoma"/>
          <w:sz w:val="24"/>
          <w:szCs w:val="24"/>
        </w:rPr>
        <w:t>, etc.</w:t>
      </w:r>
    </w:p>
    <w:p w14:paraId="2A45ABB3" w14:textId="77777777" w:rsidR="00E934F4" w:rsidRDefault="00E934F4" w:rsidP="00E934F4">
      <w:pPr>
        <w:pStyle w:val="ListParagraph"/>
        <w:numPr>
          <w:ilvl w:val="1"/>
          <w:numId w:val="3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The second tie breaker is: corrected time / distance for the regatta’s races</w:t>
      </w:r>
    </w:p>
    <w:p w14:paraId="4DD8C3B3" w14:textId="77777777" w:rsidR="00E934F4" w:rsidRDefault="00E934F4" w:rsidP="00E934F4">
      <w:pPr>
        <w:pStyle w:val="ListParagraph"/>
        <w:numPr>
          <w:ilvl w:val="1"/>
          <w:numId w:val="3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The third tie breaker is: best position in the last race</w:t>
      </w:r>
    </w:p>
    <w:p w14:paraId="0FD8836C" w14:textId="77777777" w:rsidR="00E934F4" w:rsidRDefault="00E934F4" w:rsidP="00E934F4">
      <w:pPr>
        <w:pStyle w:val="ListParagraph"/>
        <w:numPr>
          <w:ilvl w:val="1"/>
          <w:numId w:val="3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If there remains a tie in a race, the POSITIONS of the boats tied are added together then divided by the number of bo</w:t>
      </w:r>
      <w:r w:rsidR="006773BF">
        <w:rPr>
          <w:rFonts w:ascii="Tahoma" w:hAnsi="Tahoma" w:cs="Tahoma"/>
          <w:sz w:val="24"/>
          <w:szCs w:val="24"/>
        </w:rPr>
        <w:t>ats tied to determine the place (</w:t>
      </w:r>
      <w:r w:rsidR="006773BF" w:rsidRPr="006773BF">
        <w:rPr>
          <w:rFonts w:ascii="Tahoma" w:hAnsi="Tahoma" w:cs="Tahoma"/>
          <w:sz w:val="24"/>
          <w:szCs w:val="24"/>
          <w:highlight w:val="yellow"/>
        </w:rPr>
        <w:t>not sure how this works</w:t>
      </w:r>
      <w:r w:rsidR="006773BF">
        <w:rPr>
          <w:rFonts w:ascii="Tahoma" w:hAnsi="Tahoma" w:cs="Tahoma"/>
          <w:sz w:val="24"/>
          <w:szCs w:val="24"/>
        </w:rPr>
        <w:t>)</w:t>
      </w:r>
    </w:p>
    <w:p w14:paraId="00366E1A" w14:textId="77777777" w:rsidR="002F5C18" w:rsidRDefault="002F5C18" w:rsidP="0020155F">
      <w:pPr>
        <w:pStyle w:val="ListParagraph"/>
        <w:numPr>
          <w:ilvl w:val="0"/>
          <w:numId w:val="3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Score using Time on Time methodology</w:t>
      </w:r>
    </w:p>
    <w:p w14:paraId="432A80D6" w14:textId="7E5404EB" w:rsidR="002F5C18" w:rsidRDefault="00F126E1" w:rsidP="0020155F">
      <w:pPr>
        <w:pStyle w:val="ListParagraph"/>
        <w:numPr>
          <w:ilvl w:val="0"/>
          <w:numId w:val="3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Calculate Corrected Time for all boats with a PHRF rating using the TCF based on their P</w:t>
      </w:r>
      <w:r w:rsidR="00030DA8" w:rsidRPr="00BB73B1">
        <w:rPr>
          <w:rFonts w:ascii="Tahoma" w:hAnsi="Tahoma" w:cs="Tahoma"/>
          <w:sz w:val="24"/>
          <w:szCs w:val="24"/>
        </w:rPr>
        <w:t>H</w:t>
      </w:r>
      <w:r>
        <w:rPr>
          <w:rFonts w:ascii="Tahoma" w:hAnsi="Tahoma" w:cs="Tahoma"/>
          <w:sz w:val="24"/>
          <w:szCs w:val="24"/>
        </w:rPr>
        <w:t>RF rating</w:t>
      </w:r>
      <w:r w:rsidR="00FC73EE">
        <w:rPr>
          <w:rFonts w:ascii="Tahoma" w:hAnsi="Tahoma" w:cs="Tahoma"/>
          <w:sz w:val="24"/>
          <w:szCs w:val="24"/>
        </w:rPr>
        <w:t xml:space="preserve"> </w:t>
      </w:r>
      <w:r w:rsidR="00030DA8" w:rsidRPr="00BB73B1">
        <w:rPr>
          <w:rFonts w:ascii="Tahoma" w:hAnsi="Tahoma" w:cs="Tahoma"/>
          <w:sz w:val="24"/>
          <w:szCs w:val="24"/>
        </w:rPr>
        <w:t>(formula: 650/(&lt;rating&gt;+550)</w:t>
      </w:r>
    </w:p>
    <w:p w14:paraId="509D5DB8" w14:textId="77777777" w:rsidR="00F126E1" w:rsidRDefault="00F126E1" w:rsidP="0020155F">
      <w:pPr>
        <w:pStyle w:val="ListParagraph"/>
        <w:numPr>
          <w:ilvl w:val="0"/>
          <w:numId w:val="3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Calculate Corrected Time for all boats with an ORC rating using the band selected for the race and the appropriate TCF for the ORC rating</w:t>
      </w:r>
    </w:p>
    <w:p w14:paraId="40214B1D" w14:textId="77777777" w:rsidR="00F126E1" w:rsidRDefault="00F126E1" w:rsidP="0020155F">
      <w:pPr>
        <w:pStyle w:val="ListParagraph"/>
        <w:numPr>
          <w:ilvl w:val="0"/>
          <w:numId w:val="3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Calculate position within class for each registered boat</w:t>
      </w:r>
    </w:p>
    <w:p w14:paraId="584B6742" w14:textId="784DA14E" w:rsidR="00F126E1" w:rsidRDefault="00F126E1" w:rsidP="0020155F">
      <w:pPr>
        <w:pStyle w:val="ListParagraph"/>
        <w:numPr>
          <w:ilvl w:val="0"/>
          <w:numId w:val="3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Calculate position within Division for each registered boat</w:t>
      </w:r>
      <w:r w:rsidR="006B52A3">
        <w:rPr>
          <w:rFonts w:ascii="Tahoma" w:hAnsi="Tahoma" w:cs="Tahoma"/>
          <w:sz w:val="24"/>
          <w:szCs w:val="24"/>
        </w:rPr>
        <w:t xml:space="preserve">.  Note that since boats within a division may sail different course lengths, corrected times for division places will be calculated on an average per mile basis using the same ToT </w:t>
      </w:r>
      <w:r w:rsidR="00470795">
        <w:rPr>
          <w:rFonts w:ascii="Tahoma" w:hAnsi="Tahoma" w:cs="Tahoma"/>
          <w:sz w:val="24"/>
          <w:szCs w:val="24"/>
        </w:rPr>
        <w:t>calculations</w:t>
      </w:r>
      <w:r w:rsidR="00FC73EE">
        <w:rPr>
          <w:rFonts w:ascii="Tahoma" w:hAnsi="Tahoma" w:cs="Tahoma"/>
          <w:sz w:val="24"/>
          <w:szCs w:val="24"/>
        </w:rPr>
        <w:t xml:space="preserve"> </w:t>
      </w:r>
      <w:r w:rsidR="00450821" w:rsidRPr="00BB73B1">
        <w:rPr>
          <w:rFonts w:ascii="Tahoma" w:hAnsi="Tahoma" w:cs="Tahoma"/>
          <w:i/>
          <w:iCs/>
          <w:sz w:val="20"/>
          <w:szCs w:val="20"/>
        </w:rPr>
        <w:t>(per scoring document)</w:t>
      </w:r>
    </w:p>
    <w:p w14:paraId="5FC53301" w14:textId="360BEAA8" w:rsidR="006B52A3" w:rsidRDefault="006B52A3" w:rsidP="0020155F">
      <w:pPr>
        <w:pStyle w:val="ListParagraph"/>
        <w:numPr>
          <w:ilvl w:val="0"/>
          <w:numId w:val="3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If a boat within a Class has not finished before the Time Limit for that Class, all boats will be scored a TLE</w:t>
      </w:r>
      <w:r w:rsidR="00450821">
        <w:rPr>
          <w:rFonts w:ascii="Tahoma" w:hAnsi="Tahoma" w:cs="Tahoma"/>
          <w:sz w:val="24"/>
          <w:szCs w:val="24"/>
        </w:rPr>
        <w:t xml:space="preserve"> for that class</w:t>
      </w:r>
    </w:p>
    <w:p w14:paraId="2B429A03" w14:textId="0A857F3B" w:rsidR="006B52A3" w:rsidRDefault="006B52A3" w:rsidP="0020155F">
      <w:pPr>
        <w:pStyle w:val="ListParagraph"/>
        <w:numPr>
          <w:ilvl w:val="0"/>
          <w:numId w:val="3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If a boat within a </w:t>
      </w:r>
      <w:proofErr w:type="gramStart"/>
      <w:r>
        <w:rPr>
          <w:rFonts w:ascii="Tahoma" w:hAnsi="Tahoma" w:cs="Tahoma"/>
          <w:sz w:val="24"/>
          <w:szCs w:val="24"/>
        </w:rPr>
        <w:t>Division</w:t>
      </w:r>
      <w:proofErr w:type="gramEnd"/>
      <w:r>
        <w:rPr>
          <w:rFonts w:ascii="Tahoma" w:hAnsi="Tahoma" w:cs="Tahoma"/>
          <w:sz w:val="24"/>
          <w:szCs w:val="24"/>
        </w:rPr>
        <w:t xml:space="preserve"> does finish within the Time Limit, all boats within that Division will be scored </w:t>
      </w:r>
      <w:r w:rsidR="00450821">
        <w:rPr>
          <w:rFonts w:ascii="Tahoma" w:hAnsi="Tahoma" w:cs="Tahoma"/>
          <w:sz w:val="24"/>
          <w:szCs w:val="24"/>
        </w:rPr>
        <w:t xml:space="preserve">TLE </w:t>
      </w:r>
      <w:r>
        <w:rPr>
          <w:rFonts w:ascii="Tahoma" w:hAnsi="Tahoma" w:cs="Tahoma"/>
          <w:sz w:val="24"/>
          <w:szCs w:val="24"/>
        </w:rPr>
        <w:t>for Division</w:t>
      </w:r>
      <w:r w:rsidR="00450821">
        <w:rPr>
          <w:rFonts w:ascii="Tahoma" w:hAnsi="Tahoma" w:cs="Tahoma"/>
          <w:sz w:val="24"/>
          <w:szCs w:val="24"/>
        </w:rPr>
        <w:t xml:space="preserve"> results</w:t>
      </w:r>
      <w:r>
        <w:rPr>
          <w:rFonts w:ascii="Tahoma" w:hAnsi="Tahoma" w:cs="Tahoma"/>
          <w:sz w:val="24"/>
          <w:szCs w:val="24"/>
        </w:rPr>
        <w:t>.  Note, this means a boat may not get a class score but will get a divisional score.</w:t>
      </w:r>
    </w:p>
    <w:p w14:paraId="351B271A" w14:textId="77777777" w:rsidR="00261D95" w:rsidRPr="0020155F" w:rsidRDefault="00261D95" w:rsidP="0020155F">
      <w:pPr>
        <w:pStyle w:val="ListParagraph"/>
        <w:numPr>
          <w:ilvl w:val="0"/>
          <w:numId w:val="3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lastRenderedPageBreak/>
        <w:t>Score time to 10 positions after the decimal for seconds  (only print 2 positions after decimal)</w:t>
      </w:r>
    </w:p>
    <w:p w14:paraId="7C2501FF" w14:textId="77777777" w:rsidR="006C1689" w:rsidRDefault="006C1689">
      <w:pPr>
        <w:rPr>
          <w:ins w:id="263" w:author="Timothy McGuire" w:date="2025-11-11T15:08:00Z" w16du:dateUtc="2025-11-11T20:08:00Z"/>
          <w:rFonts w:ascii="Tahoma" w:hAnsi="Tahoma" w:cs="Tahoma"/>
          <w:b/>
          <w:sz w:val="24"/>
          <w:szCs w:val="24"/>
        </w:rPr>
      </w:pPr>
      <w:ins w:id="264" w:author="Timothy McGuire" w:date="2025-11-11T15:08:00Z" w16du:dateUtc="2025-11-11T20:08:00Z">
        <w:r>
          <w:rPr>
            <w:rFonts w:ascii="Tahoma" w:hAnsi="Tahoma" w:cs="Tahoma"/>
            <w:b/>
            <w:sz w:val="24"/>
            <w:szCs w:val="24"/>
          </w:rPr>
          <w:br w:type="page"/>
        </w:r>
      </w:ins>
    </w:p>
    <w:p w14:paraId="6DB7EB42" w14:textId="5F2DD3D9" w:rsidR="00F72CC9" w:rsidRDefault="00F72CC9">
      <w:pPr>
        <w:rPr>
          <w:rFonts w:ascii="Tahoma" w:hAnsi="Tahoma" w:cs="Tahoma"/>
          <w:b/>
          <w:sz w:val="24"/>
          <w:szCs w:val="24"/>
        </w:rPr>
      </w:pPr>
      <w:r w:rsidRPr="00F72CC9">
        <w:rPr>
          <w:rFonts w:ascii="Tahoma" w:hAnsi="Tahoma" w:cs="Tahoma"/>
          <w:b/>
          <w:sz w:val="24"/>
          <w:szCs w:val="24"/>
        </w:rPr>
        <w:lastRenderedPageBreak/>
        <w:t>Results</w:t>
      </w:r>
    </w:p>
    <w:p w14:paraId="43C92283" w14:textId="77777777" w:rsidR="006F0AE9" w:rsidRDefault="00DE3AEB" w:rsidP="006F0AE9">
      <w:pPr>
        <w:pStyle w:val="ListParagraph"/>
        <w:numPr>
          <w:ilvl w:val="0"/>
          <w:numId w:val="6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Save an overall score (without guest boats) for the race day (overall for W/L and results for P2P) to be used in seasonal scoring.  It may be updated at a future point due to rating changes or protest results</w:t>
      </w:r>
      <w:r w:rsidR="00B328FF">
        <w:rPr>
          <w:rFonts w:ascii="Tahoma" w:hAnsi="Tahoma" w:cs="Tahoma"/>
          <w:sz w:val="24"/>
          <w:szCs w:val="24"/>
        </w:rPr>
        <w:t xml:space="preserve"> possible over and over again</w:t>
      </w:r>
    </w:p>
    <w:p w14:paraId="163DC5D9" w14:textId="77777777" w:rsidR="00DE3AEB" w:rsidRDefault="00965470" w:rsidP="006F0AE9">
      <w:pPr>
        <w:pStyle w:val="ListParagraph"/>
        <w:numPr>
          <w:ilvl w:val="0"/>
          <w:numId w:val="6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Print results</w:t>
      </w:r>
    </w:p>
    <w:p w14:paraId="5ADBC988" w14:textId="77777777" w:rsidR="00965470" w:rsidRDefault="00965470" w:rsidP="00965470">
      <w:pPr>
        <w:pStyle w:val="ListParagraph"/>
        <w:numPr>
          <w:ilvl w:val="1"/>
          <w:numId w:val="6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For W/L</w:t>
      </w:r>
    </w:p>
    <w:p w14:paraId="3CCF4CFC" w14:textId="77777777" w:rsidR="00965470" w:rsidRDefault="00965470" w:rsidP="00965470">
      <w:pPr>
        <w:pStyle w:val="ListParagraph"/>
        <w:numPr>
          <w:ilvl w:val="2"/>
          <w:numId w:val="6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Print overall results for PHRF and ORC by Class with place, total score, sail #, boat name, owner, race 1 corrected time, race 1 score (place), race 2 corrected time, race 2 score, race 3 corrected time and race 3 score</w:t>
      </w:r>
    </w:p>
    <w:p w14:paraId="77C92C92" w14:textId="77777777" w:rsidR="00965470" w:rsidRDefault="00965470" w:rsidP="00965470">
      <w:pPr>
        <w:pStyle w:val="ListParagraph"/>
        <w:numPr>
          <w:ilvl w:val="2"/>
          <w:numId w:val="6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Print race 1</w:t>
      </w:r>
      <w:r w:rsidR="00223CA2"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 xml:space="preserve">results for PHRF and ORC by Class with place, sail #, boat name, owner, club, rating/TCF (PHRF) / TCF/wind band (ORC), </w:t>
      </w:r>
      <w:r w:rsidR="00223CA2">
        <w:rPr>
          <w:rFonts w:ascii="Tahoma" w:hAnsi="Tahoma" w:cs="Tahoma"/>
          <w:sz w:val="24"/>
          <w:szCs w:val="24"/>
        </w:rPr>
        <w:t xml:space="preserve">type of boat, </w:t>
      </w:r>
      <w:r>
        <w:rPr>
          <w:rFonts w:ascii="Tahoma" w:hAnsi="Tahoma" w:cs="Tahoma"/>
          <w:sz w:val="24"/>
          <w:szCs w:val="24"/>
        </w:rPr>
        <w:t>finish time, elapsed time, corrected time to the hundredths of seconds, delta from 1</w:t>
      </w:r>
      <w:r w:rsidRPr="00965470">
        <w:rPr>
          <w:rFonts w:ascii="Tahoma" w:hAnsi="Tahoma" w:cs="Tahoma"/>
          <w:sz w:val="24"/>
          <w:szCs w:val="24"/>
          <w:vertAlign w:val="superscript"/>
        </w:rPr>
        <w:t>st</w:t>
      </w:r>
      <w:r>
        <w:rPr>
          <w:rFonts w:ascii="Tahoma" w:hAnsi="Tahoma" w:cs="Tahoma"/>
          <w:sz w:val="24"/>
          <w:szCs w:val="24"/>
        </w:rPr>
        <w:t xml:space="preserve"> place to the hundredths of seconds</w:t>
      </w:r>
    </w:p>
    <w:p w14:paraId="7BBFD2C0" w14:textId="2729070F" w:rsidR="00223CA2" w:rsidRDefault="00223CA2" w:rsidP="00965470">
      <w:pPr>
        <w:pStyle w:val="ListParagraph"/>
        <w:numPr>
          <w:ilvl w:val="2"/>
          <w:numId w:val="6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Repeat above for race 2 and race 3</w:t>
      </w:r>
      <w:r w:rsidR="00C57876">
        <w:rPr>
          <w:rFonts w:ascii="Tahoma" w:hAnsi="Tahoma" w:cs="Tahoma"/>
          <w:sz w:val="24"/>
          <w:szCs w:val="24"/>
        </w:rPr>
        <w:t xml:space="preserve"> </w:t>
      </w:r>
      <w:r w:rsidR="00C57876" w:rsidRPr="00BB73B1">
        <w:rPr>
          <w:rFonts w:ascii="Tahoma" w:hAnsi="Tahoma" w:cs="Tahoma"/>
          <w:sz w:val="24"/>
          <w:szCs w:val="24"/>
        </w:rPr>
        <w:t>as necessary</w:t>
      </w:r>
    </w:p>
    <w:p w14:paraId="0904F761" w14:textId="77777777" w:rsidR="00223CA2" w:rsidRDefault="00223CA2" w:rsidP="00223CA2">
      <w:pPr>
        <w:pStyle w:val="ListParagraph"/>
        <w:numPr>
          <w:ilvl w:val="1"/>
          <w:numId w:val="6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For P2P</w:t>
      </w:r>
    </w:p>
    <w:p w14:paraId="1E92FFCF" w14:textId="553229F1" w:rsidR="00223CA2" w:rsidRDefault="00223CA2" w:rsidP="00223CA2">
      <w:pPr>
        <w:pStyle w:val="ListParagraph"/>
        <w:numPr>
          <w:ilvl w:val="2"/>
          <w:numId w:val="6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Print results as race 1 for </w:t>
      </w:r>
      <w:r w:rsidR="00C57876" w:rsidRPr="00BB73B1">
        <w:rPr>
          <w:rFonts w:ascii="Tahoma" w:hAnsi="Tahoma" w:cs="Tahoma"/>
          <w:sz w:val="24"/>
          <w:szCs w:val="24"/>
        </w:rPr>
        <w:t>P2P</w:t>
      </w:r>
      <w:r w:rsidR="00B40F80">
        <w:rPr>
          <w:rFonts w:ascii="Tahoma" w:hAnsi="Tahoma" w:cs="Tahoma"/>
          <w:sz w:val="24"/>
          <w:szCs w:val="24"/>
        </w:rPr>
        <w:t xml:space="preserve"> only – no overall</w:t>
      </w:r>
    </w:p>
    <w:p w14:paraId="086C6B30" w14:textId="77777777" w:rsidR="00223CA2" w:rsidRDefault="00223CA2" w:rsidP="00223CA2">
      <w:pPr>
        <w:pStyle w:val="ListParagraph"/>
        <w:numPr>
          <w:ilvl w:val="1"/>
          <w:numId w:val="6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For each class on all results print start time, distance, 1</w:t>
      </w:r>
      <w:r w:rsidRPr="00223CA2">
        <w:rPr>
          <w:rFonts w:ascii="Tahoma" w:hAnsi="Tahoma" w:cs="Tahoma"/>
          <w:sz w:val="24"/>
          <w:szCs w:val="24"/>
          <w:vertAlign w:val="superscript"/>
        </w:rPr>
        <w:t>st</w:t>
      </w:r>
      <w:r>
        <w:rPr>
          <w:rFonts w:ascii="Tahoma" w:hAnsi="Tahoma" w:cs="Tahoma"/>
          <w:sz w:val="24"/>
          <w:szCs w:val="24"/>
        </w:rPr>
        <w:t xml:space="preserve"> finish time and TLE time</w:t>
      </w:r>
    </w:p>
    <w:p w14:paraId="4258D2C0" w14:textId="77777777" w:rsidR="00223CA2" w:rsidRDefault="00223CA2" w:rsidP="00223CA2">
      <w:pPr>
        <w:pStyle w:val="ListParagraph"/>
        <w:numPr>
          <w:ilvl w:val="1"/>
          <w:numId w:val="6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For each race and overall print a notes section</w:t>
      </w:r>
    </w:p>
    <w:p w14:paraId="6499E012" w14:textId="77777777" w:rsidR="00223CA2" w:rsidRDefault="00223CA2" w:rsidP="00223CA2">
      <w:pPr>
        <w:pStyle w:val="ListParagraph"/>
        <w:numPr>
          <w:ilvl w:val="1"/>
          <w:numId w:val="6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Print DR</w:t>
      </w:r>
      <w:r w:rsidR="00B40F80">
        <w:rPr>
          <w:rFonts w:ascii="Tahoma" w:hAnsi="Tahoma" w:cs="Tahoma"/>
          <w:sz w:val="24"/>
          <w:szCs w:val="24"/>
        </w:rPr>
        <w:t>YA and Organizing Authority burgee</w:t>
      </w:r>
      <w:r w:rsidR="00B328FF">
        <w:rPr>
          <w:rFonts w:ascii="Tahoma" w:hAnsi="Tahoma" w:cs="Tahoma"/>
          <w:sz w:val="24"/>
          <w:szCs w:val="24"/>
        </w:rPr>
        <w:t>s</w:t>
      </w:r>
      <w:r>
        <w:rPr>
          <w:rFonts w:ascii="Tahoma" w:hAnsi="Tahoma" w:cs="Tahoma"/>
          <w:sz w:val="24"/>
          <w:szCs w:val="24"/>
        </w:rPr>
        <w:t xml:space="preserve"> at the top of the first page of results</w:t>
      </w:r>
    </w:p>
    <w:p w14:paraId="7E3607F3" w14:textId="77777777" w:rsidR="00223CA2" w:rsidRDefault="00223CA2" w:rsidP="00223CA2">
      <w:pPr>
        <w:pStyle w:val="ListParagraph"/>
        <w:numPr>
          <w:ilvl w:val="1"/>
          <w:numId w:val="6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Print page number of # and date and time on the printed results</w:t>
      </w:r>
    </w:p>
    <w:p w14:paraId="79DBE751" w14:textId="77777777" w:rsidR="00223CA2" w:rsidRDefault="00223CA2" w:rsidP="00223CA2">
      <w:pPr>
        <w:pStyle w:val="ListParagraph"/>
        <w:numPr>
          <w:ilvl w:val="1"/>
          <w:numId w:val="6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Allow pagination to ensure classes are not split across pages</w:t>
      </w:r>
    </w:p>
    <w:p w14:paraId="0445F9F4" w14:textId="77777777" w:rsidR="00B328FF" w:rsidRDefault="00B328FF" w:rsidP="00223CA2">
      <w:pPr>
        <w:pStyle w:val="ListParagraph"/>
        <w:numPr>
          <w:ilvl w:val="1"/>
          <w:numId w:val="6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Print Overall results, plus Race 1, Race 2 and Race 3</w:t>
      </w:r>
    </w:p>
    <w:p w14:paraId="0B92ABEF" w14:textId="77777777" w:rsidR="00223CA2" w:rsidRDefault="00223CA2" w:rsidP="00223CA2">
      <w:pPr>
        <w:pStyle w:val="ListParagraph"/>
        <w:numPr>
          <w:ilvl w:val="1"/>
          <w:numId w:val="6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Print division results</w:t>
      </w:r>
    </w:p>
    <w:p w14:paraId="14DA9C56" w14:textId="20E2925F" w:rsidR="00223CA2" w:rsidRDefault="00223CA2" w:rsidP="00223CA2">
      <w:pPr>
        <w:pStyle w:val="ListParagraph"/>
        <w:numPr>
          <w:ilvl w:val="1"/>
          <w:numId w:val="6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Remove as much white space as possible from results, i.e. dynamically format results based on number of boats</w:t>
      </w:r>
      <w:r w:rsidR="00C57876">
        <w:rPr>
          <w:rFonts w:ascii="Tahoma" w:hAnsi="Tahoma" w:cs="Tahoma"/>
          <w:sz w:val="24"/>
          <w:szCs w:val="24"/>
        </w:rPr>
        <w:t xml:space="preserve"> </w:t>
      </w:r>
      <w:r w:rsidR="00C57876" w:rsidRPr="00BB73B1">
        <w:rPr>
          <w:rFonts w:ascii="Tahoma" w:hAnsi="Tahoma" w:cs="Tahoma"/>
          <w:sz w:val="24"/>
          <w:szCs w:val="24"/>
        </w:rPr>
        <w:t>that raced (do not show boats that did not compete)</w:t>
      </w:r>
    </w:p>
    <w:p w14:paraId="39FDCA04" w14:textId="77777777" w:rsidR="006C1689" w:rsidRDefault="006C1689">
      <w:pPr>
        <w:rPr>
          <w:ins w:id="265" w:author="Timothy McGuire" w:date="2025-11-11T15:08:00Z" w16du:dateUtc="2025-11-11T20:08:00Z"/>
          <w:rFonts w:ascii="Tahoma" w:hAnsi="Tahoma" w:cs="Tahoma"/>
          <w:b/>
          <w:sz w:val="24"/>
          <w:szCs w:val="24"/>
        </w:rPr>
      </w:pPr>
      <w:ins w:id="266" w:author="Timothy McGuire" w:date="2025-11-11T15:08:00Z" w16du:dateUtc="2025-11-11T20:08:00Z">
        <w:r>
          <w:rPr>
            <w:rFonts w:ascii="Tahoma" w:hAnsi="Tahoma" w:cs="Tahoma"/>
            <w:b/>
            <w:sz w:val="24"/>
            <w:szCs w:val="24"/>
          </w:rPr>
          <w:br w:type="page"/>
        </w:r>
      </w:ins>
    </w:p>
    <w:p w14:paraId="21AC3EAD" w14:textId="167FA586" w:rsidR="00E34680" w:rsidRPr="00E34680" w:rsidRDefault="00E34680" w:rsidP="00E34680">
      <w:pPr>
        <w:rPr>
          <w:rFonts w:ascii="Tahoma" w:hAnsi="Tahoma" w:cs="Tahoma"/>
          <w:b/>
          <w:sz w:val="24"/>
          <w:szCs w:val="24"/>
        </w:rPr>
      </w:pPr>
      <w:r w:rsidRPr="00E34680">
        <w:rPr>
          <w:rFonts w:ascii="Tahoma" w:hAnsi="Tahoma" w:cs="Tahoma"/>
          <w:b/>
          <w:sz w:val="24"/>
          <w:szCs w:val="24"/>
        </w:rPr>
        <w:lastRenderedPageBreak/>
        <w:t>Seasonal</w:t>
      </w:r>
    </w:p>
    <w:p w14:paraId="67ED257F" w14:textId="77777777" w:rsidR="00B40F80" w:rsidRDefault="00B40F80" w:rsidP="006773BF">
      <w:pPr>
        <w:pStyle w:val="ListParagraph"/>
        <w:numPr>
          <w:ilvl w:val="0"/>
          <w:numId w:val="3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Calculate required number of races for each seasonal series, W/L, P2P and Overall</w:t>
      </w:r>
    </w:p>
    <w:p w14:paraId="0FC47140" w14:textId="3BBD4AB6" w:rsidR="006773BF" w:rsidRDefault="006773BF" w:rsidP="006773BF">
      <w:pPr>
        <w:pStyle w:val="ListParagraph"/>
        <w:numPr>
          <w:ilvl w:val="0"/>
          <w:numId w:val="3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For Seasonal Results, us</w:t>
      </w:r>
      <w:r w:rsidR="00C57876" w:rsidRPr="00BB73B1">
        <w:rPr>
          <w:rFonts w:ascii="Tahoma" w:hAnsi="Tahoma" w:cs="Tahoma"/>
          <w:sz w:val="24"/>
          <w:szCs w:val="24"/>
        </w:rPr>
        <w:t>e</w:t>
      </w:r>
      <w:r>
        <w:rPr>
          <w:rFonts w:ascii="Tahoma" w:hAnsi="Tahoma" w:cs="Tahoma"/>
          <w:sz w:val="24"/>
          <w:szCs w:val="24"/>
        </w:rPr>
        <w:t xml:space="preserve"> High Point scoring (points based on number of boats beat)</w:t>
      </w:r>
    </w:p>
    <w:p w14:paraId="7E395E3E" w14:textId="77777777" w:rsidR="00E34680" w:rsidRDefault="00E34680" w:rsidP="00E34680">
      <w:pPr>
        <w:pStyle w:val="ListParagraph"/>
        <w:numPr>
          <w:ilvl w:val="0"/>
          <w:numId w:val="7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Allow entry of positions for races not scored by DRYA, i.e. BYC HH Sailing World</w:t>
      </w:r>
    </w:p>
    <w:p w14:paraId="79E160FD" w14:textId="491D0EC3" w:rsidR="00E34680" w:rsidRDefault="00E34680" w:rsidP="00E34680">
      <w:pPr>
        <w:pStyle w:val="ListParagraph"/>
        <w:numPr>
          <w:ilvl w:val="0"/>
          <w:numId w:val="7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Take the saved data for each regatta for input</w:t>
      </w:r>
      <w:r w:rsidR="00676995" w:rsidRPr="00BB73B1">
        <w:rPr>
          <w:rFonts w:ascii="Tahoma" w:hAnsi="Tahoma" w:cs="Tahoma"/>
          <w:sz w:val="24"/>
          <w:szCs w:val="24"/>
        </w:rPr>
        <w:t>/</w:t>
      </w:r>
      <w:proofErr w:type="spellStart"/>
      <w:proofErr w:type="gramStart"/>
      <w:r w:rsidR="00676995" w:rsidRPr="00BB73B1">
        <w:rPr>
          <w:rFonts w:ascii="Tahoma" w:hAnsi="Tahoma" w:cs="Tahoma"/>
          <w:sz w:val="24"/>
          <w:szCs w:val="24"/>
        </w:rPr>
        <w:t>auto”upload</w:t>
      </w:r>
      <w:proofErr w:type="spellEnd"/>
      <w:proofErr w:type="gramEnd"/>
      <w:r w:rsidR="00676995" w:rsidRPr="00BB73B1">
        <w:rPr>
          <w:rFonts w:ascii="Tahoma" w:hAnsi="Tahoma" w:cs="Tahoma"/>
          <w:sz w:val="24"/>
          <w:szCs w:val="24"/>
        </w:rPr>
        <w:t>”</w:t>
      </w:r>
      <w:r>
        <w:rPr>
          <w:rFonts w:ascii="Tahoma" w:hAnsi="Tahoma" w:cs="Tahoma"/>
          <w:sz w:val="24"/>
          <w:szCs w:val="24"/>
        </w:rPr>
        <w:t xml:space="preserve"> to seasonal results</w:t>
      </w:r>
    </w:p>
    <w:p w14:paraId="5652BC79" w14:textId="77777777" w:rsidR="00E34680" w:rsidRDefault="00E34680" w:rsidP="00E34680">
      <w:pPr>
        <w:pStyle w:val="ListParagraph"/>
        <w:numPr>
          <w:ilvl w:val="0"/>
          <w:numId w:val="7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Drop all but the required number of races keeping just the best scores and DSQs</w:t>
      </w:r>
    </w:p>
    <w:p w14:paraId="3F1563D2" w14:textId="77777777" w:rsidR="00E34680" w:rsidRDefault="00893FBE" w:rsidP="00E34680">
      <w:pPr>
        <w:pStyle w:val="ListParagraph"/>
        <w:numPr>
          <w:ilvl w:val="0"/>
          <w:numId w:val="7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Handle ties</w:t>
      </w:r>
    </w:p>
    <w:p w14:paraId="32A33E6A" w14:textId="77777777" w:rsidR="00E934F4" w:rsidRDefault="00E934F4" w:rsidP="00E934F4">
      <w:pPr>
        <w:pStyle w:val="ListParagraph"/>
        <w:numPr>
          <w:ilvl w:val="1"/>
          <w:numId w:val="7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The first tie breaker is: most 1</w:t>
      </w:r>
      <w:r w:rsidRPr="00E934F4">
        <w:rPr>
          <w:rFonts w:ascii="Tahoma" w:hAnsi="Tahoma" w:cs="Tahoma"/>
          <w:sz w:val="24"/>
          <w:szCs w:val="24"/>
          <w:vertAlign w:val="superscript"/>
        </w:rPr>
        <w:t>st</w:t>
      </w:r>
      <w:r>
        <w:rPr>
          <w:rFonts w:ascii="Tahoma" w:hAnsi="Tahoma" w:cs="Tahoma"/>
          <w:sz w:val="24"/>
          <w:szCs w:val="24"/>
        </w:rPr>
        <w:t>, most 2</w:t>
      </w:r>
      <w:r w:rsidRPr="00E934F4">
        <w:rPr>
          <w:rFonts w:ascii="Tahoma" w:hAnsi="Tahoma" w:cs="Tahoma"/>
          <w:sz w:val="24"/>
          <w:szCs w:val="24"/>
          <w:vertAlign w:val="superscript"/>
        </w:rPr>
        <w:t>nd</w:t>
      </w:r>
      <w:r>
        <w:rPr>
          <w:rFonts w:ascii="Tahoma" w:hAnsi="Tahoma" w:cs="Tahoma"/>
          <w:sz w:val="24"/>
          <w:szCs w:val="24"/>
        </w:rPr>
        <w:t>, most 3</w:t>
      </w:r>
      <w:r w:rsidRPr="00E934F4">
        <w:rPr>
          <w:rFonts w:ascii="Tahoma" w:hAnsi="Tahoma" w:cs="Tahoma"/>
          <w:sz w:val="24"/>
          <w:szCs w:val="24"/>
          <w:vertAlign w:val="superscript"/>
        </w:rPr>
        <w:t>rd</w:t>
      </w:r>
      <w:r>
        <w:rPr>
          <w:rFonts w:ascii="Tahoma" w:hAnsi="Tahoma" w:cs="Tahoma"/>
          <w:sz w:val="24"/>
          <w:szCs w:val="24"/>
        </w:rPr>
        <w:t>, etc.</w:t>
      </w:r>
    </w:p>
    <w:p w14:paraId="3B9E3B28" w14:textId="77777777" w:rsidR="00E934F4" w:rsidRDefault="00E934F4" w:rsidP="00E934F4">
      <w:pPr>
        <w:pStyle w:val="ListParagraph"/>
        <w:numPr>
          <w:ilvl w:val="1"/>
          <w:numId w:val="7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The second tie breaker is: corrected time / distance for the regatta’s races</w:t>
      </w:r>
    </w:p>
    <w:p w14:paraId="40502E6B" w14:textId="77777777" w:rsidR="00E934F4" w:rsidRDefault="00E934F4" w:rsidP="00E934F4">
      <w:pPr>
        <w:pStyle w:val="ListParagraph"/>
        <w:numPr>
          <w:ilvl w:val="1"/>
          <w:numId w:val="7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The third tie breaker is: best position in the last race</w:t>
      </w:r>
    </w:p>
    <w:p w14:paraId="5F11A43F" w14:textId="77777777" w:rsidR="00E934F4" w:rsidRPr="00E934F4" w:rsidRDefault="00E934F4" w:rsidP="00E934F4">
      <w:pPr>
        <w:pStyle w:val="ListParagraph"/>
        <w:numPr>
          <w:ilvl w:val="1"/>
          <w:numId w:val="7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If there remains a tie in a race, the POSITIONS of the boats tied are added together then divided by the number of boats tied to determine the place.</w:t>
      </w:r>
      <w:r w:rsidR="00B40F80">
        <w:rPr>
          <w:rFonts w:ascii="Tahoma" w:hAnsi="Tahoma" w:cs="Tahoma"/>
          <w:sz w:val="24"/>
          <w:szCs w:val="24"/>
        </w:rPr>
        <w:t xml:space="preserve"> (</w:t>
      </w:r>
      <w:r w:rsidR="00B40F80" w:rsidRPr="00B40F80">
        <w:rPr>
          <w:rFonts w:ascii="Tahoma" w:hAnsi="Tahoma" w:cs="Tahoma"/>
          <w:sz w:val="24"/>
          <w:szCs w:val="24"/>
          <w:highlight w:val="yellow"/>
        </w:rPr>
        <w:t>not sure how this works</w:t>
      </w:r>
      <w:r w:rsidR="00B40F80">
        <w:rPr>
          <w:rFonts w:ascii="Tahoma" w:hAnsi="Tahoma" w:cs="Tahoma"/>
          <w:sz w:val="24"/>
          <w:szCs w:val="24"/>
        </w:rPr>
        <w:t>)</w:t>
      </w:r>
    </w:p>
    <w:p w14:paraId="42D6FBDF" w14:textId="77777777" w:rsidR="00893FBE" w:rsidRDefault="00893FBE" w:rsidP="00E34680">
      <w:pPr>
        <w:pStyle w:val="ListParagraph"/>
        <w:numPr>
          <w:ilvl w:val="0"/>
          <w:numId w:val="7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Print Seasonal results data</w:t>
      </w:r>
      <w:r w:rsidR="00B40F80">
        <w:rPr>
          <w:rFonts w:ascii="Tahoma" w:hAnsi="Tahoma" w:cs="Tahoma"/>
          <w:sz w:val="24"/>
          <w:szCs w:val="24"/>
        </w:rPr>
        <w:t xml:space="preserve"> (see example)</w:t>
      </w:r>
    </w:p>
    <w:p w14:paraId="4C8984EF" w14:textId="77777777" w:rsidR="0071108B" w:rsidRDefault="0071108B" w:rsidP="00E34680">
      <w:pPr>
        <w:pStyle w:val="ListParagraph"/>
        <w:numPr>
          <w:ilvl w:val="0"/>
          <w:numId w:val="7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Se</w:t>
      </w:r>
      <w:r w:rsidR="006B52A3">
        <w:rPr>
          <w:rFonts w:ascii="Tahoma" w:hAnsi="Tahoma" w:cs="Tahoma"/>
          <w:sz w:val="24"/>
          <w:szCs w:val="24"/>
        </w:rPr>
        <w:t>ason Overall</w:t>
      </w:r>
      <w:r>
        <w:rPr>
          <w:rFonts w:ascii="Tahoma" w:hAnsi="Tahoma" w:cs="Tahoma"/>
          <w:sz w:val="24"/>
          <w:szCs w:val="24"/>
        </w:rPr>
        <w:t>, W/L and P2P are needed</w:t>
      </w:r>
    </w:p>
    <w:p w14:paraId="52BDA661" w14:textId="77777777" w:rsidR="0071108B" w:rsidRDefault="0071108B" w:rsidP="00E34680">
      <w:pPr>
        <w:pStyle w:val="ListParagraph"/>
        <w:numPr>
          <w:ilvl w:val="0"/>
          <w:numId w:val="7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Divisional Results are needed for ORC, PHRF and One-Design</w:t>
      </w:r>
    </w:p>
    <w:p w14:paraId="50A4C41C" w14:textId="007FDF17" w:rsidR="00893FBE" w:rsidRDefault="00893FBE" w:rsidP="00E34680">
      <w:pPr>
        <w:pStyle w:val="ListParagraph"/>
        <w:numPr>
          <w:ilvl w:val="0"/>
          <w:numId w:val="7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Calculate winners of special trophies based on their rules</w:t>
      </w:r>
      <w:r w:rsidR="006B52A3">
        <w:rPr>
          <w:rFonts w:ascii="Tahoma" w:hAnsi="Tahoma" w:cs="Tahoma"/>
          <w:sz w:val="24"/>
          <w:szCs w:val="24"/>
        </w:rPr>
        <w:t xml:space="preserve"> (see scoring document for list</w:t>
      </w:r>
      <w:r w:rsidR="00B40F80">
        <w:rPr>
          <w:rFonts w:ascii="Tahoma" w:hAnsi="Tahoma" w:cs="Tahoma"/>
          <w:sz w:val="24"/>
          <w:szCs w:val="24"/>
        </w:rPr>
        <w:t xml:space="preserve"> and deeds for details</w:t>
      </w:r>
      <w:r w:rsidR="006B52A3">
        <w:rPr>
          <w:rFonts w:ascii="Tahoma" w:hAnsi="Tahoma" w:cs="Tahoma"/>
          <w:sz w:val="24"/>
          <w:szCs w:val="24"/>
        </w:rPr>
        <w:t>)</w:t>
      </w:r>
    </w:p>
    <w:p w14:paraId="5C043D16" w14:textId="77777777" w:rsidR="006B52A3" w:rsidRPr="00E34680" w:rsidRDefault="006B52A3" w:rsidP="006B52A3">
      <w:pPr>
        <w:pStyle w:val="ListParagraph"/>
        <w:rPr>
          <w:rFonts w:ascii="Tahoma" w:hAnsi="Tahoma" w:cs="Tahoma"/>
          <w:sz w:val="24"/>
          <w:szCs w:val="24"/>
        </w:rPr>
      </w:pPr>
    </w:p>
    <w:p w14:paraId="3175413C" w14:textId="77777777" w:rsidR="006C1689" w:rsidRDefault="006C1689">
      <w:pPr>
        <w:rPr>
          <w:ins w:id="267" w:author="Timothy McGuire" w:date="2025-11-11T15:08:00Z" w16du:dateUtc="2025-11-11T20:08:00Z"/>
          <w:rFonts w:ascii="Tahoma" w:hAnsi="Tahoma" w:cs="Tahoma"/>
          <w:b/>
          <w:sz w:val="24"/>
          <w:szCs w:val="24"/>
        </w:rPr>
      </w:pPr>
      <w:ins w:id="268" w:author="Timothy McGuire" w:date="2025-11-11T15:08:00Z" w16du:dateUtc="2025-11-11T20:08:00Z">
        <w:r>
          <w:rPr>
            <w:rFonts w:ascii="Tahoma" w:hAnsi="Tahoma" w:cs="Tahoma"/>
            <w:b/>
            <w:sz w:val="24"/>
            <w:szCs w:val="24"/>
          </w:rPr>
          <w:br w:type="page"/>
        </w:r>
      </w:ins>
    </w:p>
    <w:p w14:paraId="29A869CF" w14:textId="09162424" w:rsidR="00F72CC9" w:rsidRPr="00B40F80" w:rsidRDefault="00B40F80">
      <w:pPr>
        <w:rPr>
          <w:rFonts w:ascii="Tahoma" w:hAnsi="Tahoma" w:cs="Tahoma"/>
          <w:b/>
          <w:sz w:val="24"/>
          <w:szCs w:val="24"/>
        </w:rPr>
      </w:pPr>
      <w:r w:rsidRPr="00B40F80">
        <w:rPr>
          <w:rFonts w:ascii="Tahoma" w:hAnsi="Tahoma" w:cs="Tahoma"/>
          <w:b/>
          <w:sz w:val="24"/>
          <w:szCs w:val="24"/>
        </w:rPr>
        <w:lastRenderedPageBreak/>
        <w:t xml:space="preserve">Additional Reports </w:t>
      </w:r>
    </w:p>
    <w:p w14:paraId="3CEFE47E" w14:textId="33B42775" w:rsidR="00F72CC9" w:rsidRDefault="00B40F80" w:rsidP="00B40F80">
      <w:pPr>
        <w:pStyle w:val="ListParagraph"/>
        <w:numPr>
          <w:ilvl w:val="0"/>
          <w:numId w:val="10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Scratch sheet for each race including any rating updates</w:t>
      </w:r>
      <w:r w:rsidR="00676995">
        <w:rPr>
          <w:rFonts w:ascii="Tahoma" w:hAnsi="Tahoma" w:cs="Tahoma"/>
          <w:sz w:val="24"/>
          <w:szCs w:val="24"/>
        </w:rPr>
        <w:t xml:space="preserve"> </w:t>
      </w:r>
      <w:r w:rsidR="00676995" w:rsidRPr="00BB73B1">
        <w:rPr>
          <w:rFonts w:ascii="Tahoma" w:hAnsi="Tahoma" w:cs="Tahoma"/>
          <w:sz w:val="24"/>
          <w:szCs w:val="24"/>
        </w:rPr>
        <w:t>upon request</w:t>
      </w:r>
    </w:p>
    <w:p w14:paraId="5A1D9BC0" w14:textId="23FF3C2F" w:rsidR="00B40F80" w:rsidRDefault="00B40F80" w:rsidP="00B40F80">
      <w:pPr>
        <w:pStyle w:val="ListParagraph"/>
        <w:numPr>
          <w:ilvl w:val="0"/>
          <w:numId w:val="10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Guest Boat list</w:t>
      </w:r>
      <w:r w:rsidR="00676995">
        <w:rPr>
          <w:rFonts w:ascii="Tahoma" w:hAnsi="Tahoma" w:cs="Tahoma"/>
          <w:sz w:val="24"/>
          <w:szCs w:val="24"/>
        </w:rPr>
        <w:t xml:space="preserve"> </w:t>
      </w:r>
      <w:r w:rsidR="00676995" w:rsidRPr="00BB73B1">
        <w:rPr>
          <w:rFonts w:ascii="Tahoma" w:hAnsi="Tahoma" w:cs="Tahoma"/>
          <w:sz w:val="24"/>
          <w:szCs w:val="24"/>
        </w:rPr>
        <w:t>that can also be sent to hosting club</w:t>
      </w:r>
    </w:p>
    <w:p w14:paraId="3CECF6C2" w14:textId="77777777" w:rsidR="00B40F80" w:rsidRDefault="00B40F80" w:rsidP="00B40F80">
      <w:pPr>
        <w:pStyle w:val="ListParagraph"/>
        <w:numPr>
          <w:ilvl w:val="0"/>
          <w:numId w:val="10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Data analytics</w:t>
      </w:r>
    </w:p>
    <w:p w14:paraId="69C33A6E" w14:textId="77777777" w:rsidR="00270A0D" w:rsidRDefault="00270A0D" w:rsidP="00270A0D">
      <w:pPr>
        <w:pStyle w:val="ListParagraph"/>
        <w:numPr>
          <w:ilvl w:val="1"/>
          <w:numId w:val="10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Reports used for Hot Stove and Race Chairman meeting</w:t>
      </w:r>
    </w:p>
    <w:p w14:paraId="01A57285" w14:textId="77777777" w:rsidR="00270A0D" w:rsidRDefault="00270A0D" w:rsidP="00270A0D">
      <w:pPr>
        <w:pStyle w:val="ListParagraph"/>
        <w:numPr>
          <w:ilvl w:val="1"/>
          <w:numId w:val="10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Ad hoc</w:t>
      </w:r>
    </w:p>
    <w:p w14:paraId="6B27B48A" w14:textId="06C88130" w:rsidR="00BB73B1" w:rsidRDefault="00BB73B1" w:rsidP="00BB73B1">
      <w:pPr>
        <w:pStyle w:val="ListParagraph"/>
        <w:numPr>
          <w:ilvl w:val="0"/>
          <w:numId w:val="10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Report of payments and registrations for reconciliation to bank deposits </w:t>
      </w:r>
      <w:r w:rsidRPr="00BB73B1">
        <w:rPr>
          <w:rFonts w:ascii="Tahoma" w:hAnsi="Tahoma" w:cs="Tahoma"/>
        </w:rPr>
        <w:t>(for Barb)</w:t>
      </w:r>
    </w:p>
    <w:p w14:paraId="19184311" w14:textId="77777777" w:rsidR="00F72CC9" w:rsidRPr="00F72CC9" w:rsidRDefault="00F72CC9">
      <w:pPr>
        <w:rPr>
          <w:rFonts w:ascii="Tahoma" w:hAnsi="Tahoma" w:cs="Tahoma"/>
          <w:sz w:val="24"/>
          <w:szCs w:val="24"/>
        </w:rPr>
      </w:pPr>
    </w:p>
    <w:sectPr w:rsidR="00F72CC9" w:rsidRPr="00F72CC9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1D28E4" w14:textId="77777777" w:rsidR="00A73676" w:rsidRDefault="00A73676" w:rsidP="007D6202">
      <w:pPr>
        <w:spacing w:after="0" w:line="240" w:lineRule="auto"/>
      </w:pPr>
      <w:r>
        <w:separator/>
      </w:r>
    </w:p>
  </w:endnote>
  <w:endnote w:type="continuationSeparator" w:id="0">
    <w:p w14:paraId="08F71A02" w14:textId="77777777" w:rsidR="00A73676" w:rsidRDefault="00A73676" w:rsidP="007D62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F208C" w14:textId="77777777" w:rsidR="002F5C18" w:rsidRDefault="002F5C18" w:rsidP="007D6202">
    <w:pPr>
      <w:pStyle w:val="Footer"/>
      <w:jc w:val="center"/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 w:rsidR="00A458B1">
      <w:rPr>
        <w:b/>
        <w:bCs/>
        <w:noProof/>
      </w:rPr>
      <w:t>5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 w:rsidR="00A458B1">
      <w:rPr>
        <w:b/>
        <w:bCs/>
        <w:noProof/>
      </w:rPr>
      <w:t>5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EBF738" w14:textId="77777777" w:rsidR="00A73676" w:rsidRDefault="00A73676" w:rsidP="007D6202">
      <w:pPr>
        <w:spacing w:after="0" w:line="240" w:lineRule="auto"/>
      </w:pPr>
      <w:r>
        <w:separator/>
      </w:r>
    </w:p>
  </w:footnote>
  <w:footnote w:type="continuationSeparator" w:id="0">
    <w:p w14:paraId="00D4147B" w14:textId="77777777" w:rsidR="00A73676" w:rsidRDefault="00A73676" w:rsidP="007D62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6748D" w14:textId="77777777" w:rsidR="002F5C18" w:rsidRPr="007D6202" w:rsidRDefault="002F5C18" w:rsidP="007D6202">
    <w:pPr>
      <w:pStyle w:val="Header"/>
      <w:jc w:val="center"/>
      <w:rPr>
        <w:rFonts w:ascii="Tahoma" w:hAnsi="Tahoma" w:cs="Tahoma"/>
        <w:b/>
        <w:sz w:val="28"/>
        <w:szCs w:val="28"/>
      </w:rPr>
    </w:pPr>
    <w:r w:rsidRPr="007D6202">
      <w:rPr>
        <w:rFonts w:ascii="Tahoma" w:hAnsi="Tahoma" w:cs="Tahoma"/>
        <w:b/>
        <w:sz w:val="28"/>
        <w:szCs w:val="28"/>
      </w:rPr>
      <w:t>Scoring Tool Requirements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40C58"/>
    <w:multiLevelType w:val="hybridMultilevel"/>
    <w:tmpl w:val="65E8F8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2017F6"/>
    <w:multiLevelType w:val="hybridMultilevel"/>
    <w:tmpl w:val="C85C09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554738"/>
    <w:multiLevelType w:val="hybridMultilevel"/>
    <w:tmpl w:val="0338E3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F56D4F"/>
    <w:multiLevelType w:val="hybridMultilevel"/>
    <w:tmpl w:val="672ED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A141A6"/>
    <w:multiLevelType w:val="hybridMultilevel"/>
    <w:tmpl w:val="CEF4096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8D3E40"/>
    <w:multiLevelType w:val="hybridMultilevel"/>
    <w:tmpl w:val="B2E0E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424CF3"/>
    <w:multiLevelType w:val="hybridMultilevel"/>
    <w:tmpl w:val="A1EC450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B076338"/>
    <w:multiLevelType w:val="hybridMultilevel"/>
    <w:tmpl w:val="5DC6CB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6F7F3B"/>
    <w:multiLevelType w:val="hybridMultilevel"/>
    <w:tmpl w:val="82C676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4E59EE"/>
    <w:multiLevelType w:val="hybridMultilevel"/>
    <w:tmpl w:val="94868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9603DC"/>
    <w:multiLevelType w:val="hybridMultilevel"/>
    <w:tmpl w:val="94F4E1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0573462">
    <w:abstractNumId w:val="1"/>
  </w:num>
  <w:num w:numId="2" w16cid:durableId="1451708360">
    <w:abstractNumId w:val="5"/>
  </w:num>
  <w:num w:numId="3" w16cid:durableId="1554851894">
    <w:abstractNumId w:val="2"/>
  </w:num>
  <w:num w:numId="4" w16cid:durableId="593981586">
    <w:abstractNumId w:val="7"/>
  </w:num>
  <w:num w:numId="5" w16cid:durableId="840395325">
    <w:abstractNumId w:val="6"/>
  </w:num>
  <w:num w:numId="6" w16cid:durableId="1296526922">
    <w:abstractNumId w:val="10"/>
  </w:num>
  <w:num w:numId="7" w16cid:durableId="1799910215">
    <w:abstractNumId w:val="3"/>
  </w:num>
  <w:num w:numId="8" w16cid:durableId="1834907298">
    <w:abstractNumId w:val="8"/>
  </w:num>
  <w:num w:numId="9" w16cid:durableId="1211958226">
    <w:abstractNumId w:val="0"/>
  </w:num>
  <w:num w:numId="10" w16cid:durableId="1772313610">
    <w:abstractNumId w:val="9"/>
  </w:num>
  <w:num w:numId="11" w16cid:durableId="1983272441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Timothy McGuire">
    <w15:presenceInfo w15:providerId="AD" w15:userId="S::tmcguire@mcode.com::62f998df-05ba-4dfa-b82c-2954551e8f9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2CC9"/>
    <w:rsid w:val="00030DA8"/>
    <w:rsid w:val="0020155F"/>
    <w:rsid w:val="00223CA2"/>
    <w:rsid w:val="00261D95"/>
    <w:rsid w:val="00270A0D"/>
    <w:rsid w:val="002A32CC"/>
    <w:rsid w:val="002D356F"/>
    <w:rsid w:val="002F5C18"/>
    <w:rsid w:val="00305979"/>
    <w:rsid w:val="003129CF"/>
    <w:rsid w:val="003175A3"/>
    <w:rsid w:val="00424346"/>
    <w:rsid w:val="004502C4"/>
    <w:rsid w:val="00450821"/>
    <w:rsid w:val="00470795"/>
    <w:rsid w:val="004B4D30"/>
    <w:rsid w:val="004E642F"/>
    <w:rsid w:val="00594336"/>
    <w:rsid w:val="005E14A0"/>
    <w:rsid w:val="00604FFB"/>
    <w:rsid w:val="006443CD"/>
    <w:rsid w:val="00676995"/>
    <w:rsid w:val="006773BF"/>
    <w:rsid w:val="006A41E3"/>
    <w:rsid w:val="006B52A3"/>
    <w:rsid w:val="006C1689"/>
    <w:rsid w:val="006F0AE9"/>
    <w:rsid w:val="0070564A"/>
    <w:rsid w:val="0071108B"/>
    <w:rsid w:val="00774D88"/>
    <w:rsid w:val="007927AA"/>
    <w:rsid w:val="00792951"/>
    <w:rsid w:val="007D56B4"/>
    <w:rsid w:val="007D6202"/>
    <w:rsid w:val="007E55C9"/>
    <w:rsid w:val="0080798A"/>
    <w:rsid w:val="00882F75"/>
    <w:rsid w:val="00893FBE"/>
    <w:rsid w:val="008B2E4B"/>
    <w:rsid w:val="00915F46"/>
    <w:rsid w:val="00932D64"/>
    <w:rsid w:val="009456BD"/>
    <w:rsid w:val="00965470"/>
    <w:rsid w:val="009B183D"/>
    <w:rsid w:val="009E3E8A"/>
    <w:rsid w:val="009F73B0"/>
    <w:rsid w:val="009F7882"/>
    <w:rsid w:val="00A458B1"/>
    <w:rsid w:val="00A73676"/>
    <w:rsid w:val="00A85782"/>
    <w:rsid w:val="00AE7111"/>
    <w:rsid w:val="00AF096F"/>
    <w:rsid w:val="00B328FF"/>
    <w:rsid w:val="00B40F80"/>
    <w:rsid w:val="00B44EF1"/>
    <w:rsid w:val="00B4530A"/>
    <w:rsid w:val="00B47D87"/>
    <w:rsid w:val="00BB73B1"/>
    <w:rsid w:val="00C2098E"/>
    <w:rsid w:val="00C56B5D"/>
    <w:rsid w:val="00C57876"/>
    <w:rsid w:val="00C77BA9"/>
    <w:rsid w:val="00D03D9F"/>
    <w:rsid w:val="00D53EFC"/>
    <w:rsid w:val="00DB384C"/>
    <w:rsid w:val="00DE3AEB"/>
    <w:rsid w:val="00E33689"/>
    <w:rsid w:val="00E34680"/>
    <w:rsid w:val="00E934F4"/>
    <w:rsid w:val="00EE4A2D"/>
    <w:rsid w:val="00F126E1"/>
    <w:rsid w:val="00F33B60"/>
    <w:rsid w:val="00F37B3A"/>
    <w:rsid w:val="00F72CC9"/>
    <w:rsid w:val="00FC531F"/>
    <w:rsid w:val="00FC7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93511"/>
  <w15:chartTrackingRefBased/>
  <w15:docId w15:val="{F49DF037-1D2C-4260-98E5-A0AF705C3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2CC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D62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6202"/>
  </w:style>
  <w:style w:type="paragraph" w:styleId="Footer">
    <w:name w:val="footer"/>
    <w:basedOn w:val="Normal"/>
    <w:link w:val="FooterChar"/>
    <w:uiPriority w:val="99"/>
    <w:unhideWhenUsed/>
    <w:rsid w:val="007D62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6202"/>
  </w:style>
  <w:style w:type="paragraph" w:styleId="BalloonText">
    <w:name w:val="Balloon Text"/>
    <w:basedOn w:val="Normal"/>
    <w:link w:val="BalloonTextChar"/>
    <w:uiPriority w:val="99"/>
    <w:semiHidden/>
    <w:unhideWhenUsed/>
    <w:rsid w:val="00FC531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531F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FC73E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11</Pages>
  <Words>2231</Words>
  <Characters>10469</Characters>
  <Application>Microsoft Office Word</Application>
  <DocSecurity>0</DocSecurity>
  <Lines>249</Lines>
  <Paragraphs>201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Timothy McGuire</cp:lastModifiedBy>
  <cp:revision>5</cp:revision>
  <cp:lastPrinted>2025-07-27T22:11:00Z</cp:lastPrinted>
  <dcterms:created xsi:type="dcterms:W3CDTF">2025-11-11T19:04:00Z</dcterms:created>
  <dcterms:modified xsi:type="dcterms:W3CDTF">2025-11-11T20:46:00Z</dcterms:modified>
</cp:coreProperties>
</file>